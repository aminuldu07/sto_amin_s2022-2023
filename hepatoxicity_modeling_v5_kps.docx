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702BE" w14:textId="02E41A8B" w:rsidR="00C254DD" w:rsidRPr="007232FE" w:rsidRDefault="00C2739E" w:rsidP="007232FE">
      <w:pPr>
        <w:pStyle w:val="BMSBodyText"/>
        <w:jc w:val="center"/>
        <w:rPr>
          <w:sz w:val="32"/>
          <w:szCs w:val="32"/>
          <w:lang w:val="en-GB"/>
        </w:rPr>
      </w:pPr>
      <w:r>
        <w:rPr>
          <w:sz w:val="32"/>
          <w:szCs w:val="32"/>
          <w:lang w:val="en-GB"/>
        </w:rPr>
        <w:t xml:space="preserve">Characterizing rat clinical chemistry </w:t>
      </w:r>
      <w:r w:rsidR="00357BB9">
        <w:rPr>
          <w:sz w:val="32"/>
          <w:szCs w:val="32"/>
          <w:lang w:val="en-GB"/>
        </w:rPr>
        <w:t xml:space="preserve">tests </w:t>
      </w:r>
      <w:r w:rsidR="004F7CA5">
        <w:rPr>
          <w:sz w:val="32"/>
          <w:szCs w:val="32"/>
          <w:lang w:val="en-GB"/>
        </w:rPr>
        <w:t>for</w:t>
      </w:r>
      <w:r>
        <w:rPr>
          <w:sz w:val="32"/>
          <w:szCs w:val="32"/>
          <w:lang w:val="en-GB"/>
        </w:rPr>
        <w:t xml:space="preserve"> liver disease phenotypes</w:t>
      </w:r>
      <w:r w:rsidR="00357BB9">
        <w:rPr>
          <w:sz w:val="32"/>
          <w:szCs w:val="32"/>
          <w:lang w:val="en-GB"/>
        </w:rPr>
        <w:t>: a large-scale</w:t>
      </w:r>
      <w:r w:rsidR="00CD1E52">
        <w:rPr>
          <w:sz w:val="32"/>
          <w:szCs w:val="32"/>
          <w:lang w:val="en-GB"/>
        </w:rPr>
        <w:t>,</w:t>
      </w:r>
      <w:r w:rsidR="00357BB9">
        <w:rPr>
          <w:sz w:val="32"/>
          <w:szCs w:val="32"/>
          <w:lang w:val="en-GB"/>
        </w:rPr>
        <w:t xml:space="preserve"> cross</w:t>
      </w:r>
      <w:r w:rsidR="00CD1E52">
        <w:rPr>
          <w:sz w:val="32"/>
          <w:szCs w:val="32"/>
          <w:lang w:val="en-GB"/>
        </w:rPr>
        <w:t>-</w:t>
      </w:r>
      <w:r w:rsidR="00357BB9">
        <w:rPr>
          <w:sz w:val="32"/>
          <w:szCs w:val="32"/>
          <w:lang w:val="en-GB"/>
        </w:rPr>
        <w:t>study analysis</w:t>
      </w:r>
      <w:r w:rsidR="007F7453">
        <w:rPr>
          <w:sz w:val="32"/>
          <w:szCs w:val="32"/>
          <w:lang w:val="en-GB"/>
        </w:rPr>
        <w:t xml:space="preserve"> using standardized electronic submission data</w:t>
      </w:r>
      <w:r w:rsidR="007232FE" w:rsidRPr="007232FE">
        <w:rPr>
          <w:sz w:val="32"/>
          <w:szCs w:val="32"/>
          <w:lang w:val="en-GB"/>
        </w:rPr>
        <w:t>.</w:t>
      </w:r>
    </w:p>
    <w:p w14:paraId="2F98CB43" w14:textId="77777777" w:rsidR="00855F7A" w:rsidRDefault="00855F7A" w:rsidP="00C07ED7">
      <w:pPr>
        <w:spacing w:line="480" w:lineRule="auto"/>
        <w:rPr>
          <w:b/>
          <w:bCs/>
          <w:i/>
          <w:iCs/>
          <w:color w:val="000000"/>
          <w:sz w:val="24"/>
          <w:szCs w:val="24"/>
          <w:u w:val="single"/>
          <w:lang w:val="en-GB"/>
        </w:rPr>
      </w:pPr>
    </w:p>
    <w:p w14:paraId="26FB1C4A" w14:textId="70F9860E" w:rsidR="00C254DD" w:rsidRPr="00F356DB" w:rsidRDefault="00C254DD" w:rsidP="00C07ED7">
      <w:pPr>
        <w:spacing w:line="480" w:lineRule="auto"/>
        <w:rPr>
          <w:b/>
          <w:bCs/>
          <w:i/>
          <w:iCs/>
          <w:color w:val="000000"/>
          <w:sz w:val="24"/>
          <w:szCs w:val="24"/>
          <w:u w:val="single"/>
          <w:lang w:val="en-GB"/>
        </w:rPr>
      </w:pPr>
      <w:r w:rsidRPr="00F356DB">
        <w:rPr>
          <w:b/>
          <w:bCs/>
          <w:i/>
          <w:iCs/>
          <w:color w:val="000000"/>
          <w:sz w:val="24"/>
          <w:szCs w:val="24"/>
          <w:u w:val="single"/>
          <w:lang w:val="en-GB"/>
        </w:rPr>
        <w:t>Authors:</w:t>
      </w:r>
    </w:p>
    <w:p w14:paraId="276A3687" w14:textId="2A51976E" w:rsidR="000C3843" w:rsidRPr="00855F7A" w:rsidRDefault="00843D6D" w:rsidP="080C5D1A">
      <w:pPr>
        <w:spacing w:line="480" w:lineRule="auto"/>
        <w:rPr>
          <w:color w:val="000000" w:themeColor="text1"/>
          <w:sz w:val="28"/>
          <w:szCs w:val="28"/>
          <w:vertAlign w:val="superscript"/>
          <w:lang w:val="en-GB"/>
        </w:rPr>
      </w:pPr>
      <w:r w:rsidRPr="00855F7A">
        <w:rPr>
          <w:color w:val="000000" w:themeColor="text1"/>
          <w:sz w:val="28"/>
          <w:szCs w:val="28"/>
          <w:lang w:val="en-GB"/>
        </w:rPr>
        <w:t>Daniel P. Russo</w:t>
      </w:r>
      <w:r w:rsidR="007232FE" w:rsidRPr="00855F7A">
        <w:rPr>
          <w:color w:val="000000" w:themeColor="text1"/>
          <w:sz w:val="28"/>
          <w:szCs w:val="28"/>
          <w:vertAlign w:val="superscript"/>
          <w:lang w:val="en-GB"/>
        </w:rPr>
        <w:t>1,2</w:t>
      </w:r>
      <w:r w:rsidRPr="00855F7A">
        <w:rPr>
          <w:color w:val="000000" w:themeColor="text1"/>
          <w:sz w:val="28"/>
          <w:szCs w:val="28"/>
          <w:lang w:val="en-GB"/>
        </w:rPr>
        <w:t xml:space="preserve">, </w:t>
      </w:r>
      <w:r w:rsidR="00FF4ED0">
        <w:rPr>
          <w:color w:val="000000" w:themeColor="text1"/>
          <w:sz w:val="28"/>
          <w:szCs w:val="28"/>
          <w:lang w:val="en-GB"/>
        </w:rPr>
        <w:t>C. M. Sabbir Ahmed</w:t>
      </w:r>
      <w:r w:rsidR="00FF4ED0" w:rsidRPr="00855F7A">
        <w:rPr>
          <w:color w:val="000000" w:themeColor="text1"/>
          <w:sz w:val="28"/>
          <w:szCs w:val="28"/>
          <w:vertAlign w:val="superscript"/>
          <w:lang w:val="en-GB"/>
        </w:rPr>
        <w:t>1,2</w:t>
      </w:r>
      <w:r w:rsidR="00FF4ED0">
        <w:rPr>
          <w:color w:val="000000" w:themeColor="text1"/>
          <w:sz w:val="28"/>
          <w:szCs w:val="28"/>
          <w:lang w:val="en-GB"/>
        </w:rPr>
        <w:t xml:space="preserve">, </w:t>
      </w:r>
      <w:r w:rsidR="00C90095">
        <w:rPr>
          <w:color w:val="000000" w:themeColor="text1"/>
          <w:sz w:val="28"/>
          <w:szCs w:val="28"/>
          <w:lang w:val="en-GB"/>
        </w:rPr>
        <w:t>Frederic Moulin</w:t>
      </w:r>
      <w:r w:rsidR="00CD1E52">
        <w:rPr>
          <w:color w:val="000000" w:themeColor="text1"/>
          <w:sz w:val="28"/>
          <w:szCs w:val="28"/>
          <w:vertAlign w:val="superscript"/>
          <w:lang w:val="en-GB"/>
        </w:rPr>
        <w:t>1</w:t>
      </w:r>
      <w:r w:rsidR="00C90095">
        <w:rPr>
          <w:color w:val="000000" w:themeColor="text1"/>
          <w:sz w:val="28"/>
          <w:szCs w:val="28"/>
          <w:lang w:val="en-GB"/>
        </w:rPr>
        <w:t>,</w:t>
      </w:r>
      <w:r w:rsidR="004F7CA5">
        <w:rPr>
          <w:color w:val="000000" w:themeColor="text1"/>
          <w:sz w:val="28"/>
          <w:szCs w:val="28"/>
          <w:lang w:val="en-GB"/>
        </w:rPr>
        <w:t xml:space="preserve"> </w:t>
      </w:r>
      <w:r w:rsidRPr="00855F7A">
        <w:rPr>
          <w:color w:val="000000" w:themeColor="text1"/>
          <w:sz w:val="28"/>
          <w:szCs w:val="28"/>
          <w:lang w:val="en-GB"/>
        </w:rPr>
        <w:t>Kevin P</w:t>
      </w:r>
      <w:r w:rsidR="00C64744">
        <w:rPr>
          <w:color w:val="000000" w:themeColor="text1"/>
          <w:sz w:val="28"/>
          <w:szCs w:val="28"/>
          <w:lang w:val="en-GB"/>
        </w:rPr>
        <w:t>.</w:t>
      </w:r>
      <w:r w:rsidRPr="00855F7A">
        <w:rPr>
          <w:color w:val="000000" w:themeColor="text1"/>
          <w:sz w:val="28"/>
          <w:szCs w:val="28"/>
          <w:lang w:val="en-GB"/>
        </w:rPr>
        <w:t xml:space="preserve"> Cross</w:t>
      </w:r>
      <w:r w:rsidR="007232FE" w:rsidRPr="00855F7A">
        <w:rPr>
          <w:color w:val="000000" w:themeColor="text1"/>
          <w:sz w:val="28"/>
          <w:szCs w:val="28"/>
          <w:vertAlign w:val="superscript"/>
          <w:lang w:val="en-GB"/>
        </w:rPr>
        <w:t>3</w:t>
      </w:r>
      <w:r w:rsidRPr="00855F7A">
        <w:rPr>
          <w:color w:val="000000" w:themeColor="text1"/>
          <w:sz w:val="28"/>
          <w:szCs w:val="28"/>
          <w:lang w:val="en-GB"/>
        </w:rPr>
        <w:t xml:space="preserve">, </w:t>
      </w:r>
      <w:r w:rsidR="61D516B9" w:rsidRPr="00855F7A">
        <w:rPr>
          <w:color w:val="000000" w:themeColor="text1"/>
          <w:sz w:val="28"/>
          <w:szCs w:val="28"/>
          <w:lang w:val="en-GB"/>
        </w:rPr>
        <w:t>Kevin Snyder</w:t>
      </w:r>
      <w:r w:rsidR="61D516B9" w:rsidRPr="00855F7A">
        <w:rPr>
          <w:color w:val="000000" w:themeColor="text1"/>
          <w:sz w:val="28"/>
          <w:szCs w:val="28"/>
          <w:vertAlign w:val="superscript"/>
          <w:lang w:val="en-GB"/>
        </w:rPr>
        <w:t>2</w:t>
      </w:r>
    </w:p>
    <w:p w14:paraId="76B4942D" w14:textId="77777777" w:rsidR="00855F7A" w:rsidRDefault="00855F7A" w:rsidP="080C5D1A">
      <w:pPr>
        <w:spacing w:line="480" w:lineRule="auto"/>
        <w:rPr>
          <w:color w:val="000000" w:themeColor="text1"/>
          <w:sz w:val="24"/>
          <w:szCs w:val="24"/>
          <w:vertAlign w:val="superscript"/>
          <w:lang w:val="en-GB"/>
        </w:rPr>
      </w:pPr>
    </w:p>
    <w:p w14:paraId="0E5E7F50" w14:textId="4C8E0B82" w:rsidR="004928EA" w:rsidRDefault="00843D6D" w:rsidP="61D516B9">
      <w:pPr>
        <w:rPr>
          <w:color w:val="000000" w:themeColor="text1"/>
          <w:sz w:val="24"/>
          <w:szCs w:val="24"/>
          <w:lang w:val="en-GB"/>
        </w:rPr>
      </w:pPr>
      <w:r>
        <w:rPr>
          <w:color w:val="000000" w:themeColor="text1"/>
          <w:sz w:val="24"/>
          <w:szCs w:val="24"/>
          <w:vertAlign w:val="superscript"/>
          <w:lang w:val="en-GB"/>
        </w:rPr>
        <w:t>1</w:t>
      </w:r>
      <w:r w:rsidR="61D516B9" w:rsidRPr="61D516B9">
        <w:rPr>
          <w:color w:val="000000" w:themeColor="text1"/>
          <w:sz w:val="24"/>
          <w:szCs w:val="24"/>
          <w:lang w:val="en-GB"/>
        </w:rPr>
        <w:t>Center for Drug Evaluation and Research</w:t>
      </w:r>
      <w:r>
        <w:rPr>
          <w:color w:val="000000" w:themeColor="text1"/>
          <w:sz w:val="24"/>
          <w:szCs w:val="24"/>
          <w:lang w:val="en-GB"/>
        </w:rPr>
        <w:t>, Silver Spring, MD;</w:t>
      </w:r>
    </w:p>
    <w:p w14:paraId="005C66BA" w14:textId="77777777" w:rsidR="007232FE" w:rsidRDefault="007232FE" w:rsidP="61D516B9">
      <w:pPr>
        <w:rPr>
          <w:color w:val="000000" w:themeColor="text1"/>
          <w:sz w:val="24"/>
          <w:szCs w:val="24"/>
          <w:lang w:val="en-GB"/>
        </w:rPr>
      </w:pPr>
    </w:p>
    <w:p w14:paraId="34B12010" w14:textId="73DDA1A5" w:rsidR="00C254DD" w:rsidRDefault="00843D6D" w:rsidP="61D516B9">
      <w:pPr>
        <w:rPr>
          <w:rFonts w:eastAsia="Times New Roman"/>
          <w:sz w:val="24"/>
          <w:szCs w:val="24"/>
          <w:lang w:val="en-GB"/>
        </w:rPr>
      </w:pPr>
      <w:r>
        <w:rPr>
          <w:rFonts w:eastAsia="Times New Roman"/>
          <w:sz w:val="24"/>
          <w:szCs w:val="24"/>
          <w:vertAlign w:val="superscript"/>
          <w:lang w:val="en-GB"/>
        </w:rPr>
        <w:t>2</w:t>
      </w:r>
      <w:r w:rsidR="61D516B9" w:rsidRPr="004C7284">
        <w:rPr>
          <w:rFonts w:eastAsia="Times New Roman"/>
          <w:sz w:val="24"/>
          <w:szCs w:val="24"/>
          <w:lang w:val="en-GB"/>
        </w:rPr>
        <w:t>Oak Ridge Institute for Science and Education, Oak Ridge, TN</w:t>
      </w:r>
      <w:r>
        <w:rPr>
          <w:rFonts w:eastAsia="Times New Roman"/>
          <w:sz w:val="24"/>
          <w:szCs w:val="24"/>
          <w:lang w:val="en-GB"/>
        </w:rPr>
        <w:t>;</w:t>
      </w:r>
    </w:p>
    <w:p w14:paraId="188F1A00" w14:textId="77777777" w:rsidR="007232FE" w:rsidRDefault="007232FE" w:rsidP="61D516B9">
      <w:pPr>
        <w:rPr>
          <w:rFonts w:eastAsia="Times New Roman"/>
          <w:sz w:val="24"/>
          <w:szCs w:val="24"/>
          <w:lang w:val="en-GB"/>
        </w:rPr>
      </w:pPr>
    </w:p>
    <w:p w14:paraId="61C0E34E" w14:textId="3984EBA7" w:rsidR="00843D6D" w:rsidRPr="00843D6D" w:rsidRDefault="00843D6D" w:rsidP="61D516B9">
      <w:pPr>
        <w:rPr>
          <w:rFonts w:eastAsia="Times New Roman"/>
          <w:sz w:val="24"/>
          <w:szCs w:val="24"/>
          <w:lang w:val="en-GB"/>
        </w:rPr>
      </w:pPr>
      <w:r w:rsidRPr="00843D6D">
        <w:rPr>
          <w:rFonts w:eastAsia="Times New Roman"/>
          <w:sz w:val="24"/>
          <w:szCs w:val="24"/>
          <w:vertAlign w:val="superscript"/>
          <w:lang w:val="en-GB"/>
        </w:rPr>
        <w:t>3</w:t>
      </w:r>
      <w:r>
        <w:rPr>
          <w:rFonts w:eastAsia="Times New Roman"/>
          <w:sz w:val="24"/>
          <w:szCs w:val="24"/>
          <w:lang w:val="en-GB"/>
        </w:rPr>
        <w:t>Leadscope, Columbus, OH;</w:t>
      </w:r>
    </w:p>
    <w:p w14:paraId="3B91AF3F" w14:textId="537D01D7" w:rsidR="00C254DD" w:rsidRDefault="00C254DD" w:rsidP="007D0D74">
      <w:pPr>
        <w:spacing w:line="360" w:lineRule="auto"/>
        <w:rPr>
          <w:b/>
          <w:bCs/>
          <w:i/>
          <w:iCs/>
          <w:color w:val="000000"/>
          <w:sz w:val="24"/>
          <w:szCs w:val="24"/>
          <w:u w:val="single"/>
          <w:lang w:val="en-GB"/>
        </w:rPr>
      </w:pPr>
    </w:p>
    <w:p w14:paraId="0AAAE0FA" w14:textId="77777777" w:rsidR="00036C52" w:rsidRPr="007D0D74" w:rsidRDefault="00036C52" w:rsidP="007D0D74">
      <w:pPr>
        <w:spacing w:line="360" w:lineRule="auto"/>
        <w:rPr>
          <w:rFonts w:eastAsia="Times New Roman"/>
          <w:sz w:val="24"/>
          <w:szCs w:val="24"/>
          <w:lang w:val="en-GB"/>
        </w:rPr>
      </w:pPr>
    </w:p>
    <w:p w14:paraId="6F1E0665" w14:textId="3E8829D6" w:rsidR="00FC2342" w:rsidRPr="00512584" w:rsidRDefault="00FC63B9" w:rsidP="00512584">
      <w:pPr>
        <w:spacing w:after="160" w:line="259" w:lineRule="auto"/>
        <w:rPr>
          <w:b/>
          <w:bCs/>
          <w:i/>
          <w:iCs/>
          <w:color w:val="000000" w:themeColor="text1"/>
          <w:sz w:val="24"/>
          <w:szCs w:val="24"/>
          <w:u w:val="single"/>
          <w:lang w:val="en-GB"/>
        </w:rPr>
      </w:pPr>
      <w:r>
        <w:rPr>
          <w:b/>
          <w:bCs/>
          <w:i/>
          <w:iCs/>
          <w:color w:val="000000" w:themeColor="text1"/>
          <w:sz w:val="24"/>
          <w:szCs w:val="24"/>
          <w:u w:val="single"/>
          <w:lang w:val="en-GB"/>
        </w:rPr>
        <w:br w:type="page"/>
      </w:r>
    </w:p>
    <w:p w14:paraId="781A0A0E" w14:textId="12DA0B49" w:rsidR="00093876" w:rsidRDefault="07EA161B" w:rsidP="07EA161B">
      <w:pPr>
        <w:spacing w:after="160" w:line="259" w:lineRule="auto"/>
        <w:rPr>
          <w:b/>
          <w:bCs/>
          <w:iCs/>
          <w:color w:val="000000" w:themeColor="text1"/>
          <w:sz w:val="24"/>
          <w:szCs w:val="24"/>
          <w:u w:val="single"/>
          <w:lang w:val="en-GB"/>
        </w:rPr>
      </w:pPr>
      <w:r w:rsidRPr="07EA161B">
        <w:rPr>
          <w:b/>
          <w:bCs/>
          <w:i/>
          <w:iCs/>
          <w:color w:val="000000" w:themeColor="text1"/>
          <w:sz w:val="24"/>
          <w:szCs w:val="24"/>
          <w:u w:val="single"/>
          <w:lang w:val="en-GB"/>
        </w:rPr>
        <w:lastRenderedPageBreak/>
        <w:t>Abstract</w:t>
      </w:r>
    </w:p>
    <w:p w14:paraId="51EFA0D2" w14:textId="77777777" w:rsidR="00855F7A" w:rsidRPr="00855F7A" w:rsidRDefault="00855F7A" w:rsidP="07EA161B">
      <w:pPr>
        <w:spacing w:after="160" w:line="259" w:lineRule="auto"/>
        <w:rPr>
          <w:b/>
          <w:bCs/>
          <w:iCs/>
          <w:color w:val="000000" w:themeColor="text1"/>
          <w:sz w:val="24"/>
          <w:szCs w:val="24"/>
          <w:u w:val="single"/>
          <w:lang w:val="en-GB"/>
        </w:rPr>
      </w:pPr>
    </w:p>
    <w:p w14:paraId="69F2F7B2" w14:textId="5964BA8D" w:rsidR="00F653F7" w:rsidRDefault="004F4023" w:rsidP="00E123CF">
      <w:pPr>
        <w:spacing w:before="120" w:after="120" w:line="480" w:lineRule="auto"/>
        <w:ind w:firstLine="720"/>
        <w:rPr>
          <w:rFonts w:eastAsia="Times New Roman"/>
          <w:sz w:val="24"/>
          <w:szCs w:val="24"/>
          <w:lang w:val="en-GB"/>
        </w:rPr>
      </w:pPr>
      <w:del w:id="0" w:author="Snyder, Kevin" w:date="2022-03-09T15:50:00Z">
        <w:r w:rsidRPr="004F4023" w:rsidDel="00ED079E">
          <w:rPr>
            <w:rFonts w:eastAsia="Times New Roman"/>
            <w:sz w:val="24"/>
            <w:szCs w:val="24"/>
            <w:lang w:val="en-GB"/>
          </w:rPr>
          <w:delText>To ensure the safety of human subjects participating in clinical trials, t</w:delText>
        </w:r>
      </w:del>
      <w:ins w:id="1" w:author="Snyder, Kevin" w:date="2022-03-09T15:50:00Z">
        <w:r w:rsidR="00ED079E">
          <w:rPr>
            <w:rFonts w:eastAsia="Times New Roman"/>
            <w:sz w:val="24"/>
            <w:szCs w:val="24"/>
            <w:lang w:val="en-GB"/>
          </w:rPr>
          <w:t>T</w:t>
        </w:r>
      </w:ins>
      <w:r w:rsidRPr="004F4023">
        <w:rPr>
          <w:rFonts w:eastAsia="Times New Roman"/>
          <w:sz w:val="24"/>
          <w:szCs w:val="24"/>
          <w:lang w:val="en-GB"/>
        </w:rPr>
        <w:t xml:space="preserve">he U.S. FDA Center for Drug Evaluation and Research requires the submission of nonclinical pharmacology and toxicology studies </w:t>
      </w:r>
      <w:ins w:id="2" w:author="Snyder, Kevin" w:date="2022-03-09T15:51:00Z">
        <w:r w:rsidR="00ED079E">
          <w:rPr>
            <w:rFonts w:eastAsia="Times New Roman"/>
            <w:sz w:val="24"/>
            <w:szCs w:val="24"/>
            <w:lang w:val="en-GB"/>
          </w:rPr>
          <w:t>t</w:t>
        </w:r>
        <w:r w:rsidR="00ED079E" w:rsidRPr="004F4023">
          <w:rPr>
            <w:rFonts w:eastAsia="Times New Roman"/>
            <w:sz w:val="24"/>
            <w:szCs w:val="24"/>
            <w:lang w:val="en-GB"/>
          </w:rPr>
          <w:t xml:space="preserve">o </w:t>
        </w:r>
        <w:r w:rsidR="00ED079E">
          <w:rPr>
            <w:rFonts w:eastAsia="Times New Roman"/>
            <w:sz w:val="24"/>
            <w:szCs w:val="24"/>
            <w:lang w:val="en-GB"/>
          </w:rPr>
          <w:t xml:space="preserve">support </w:t>
        </w:r>
        <w:r w:rsidR="00ED079E" w:rsidRPr="004F4023">
          <w:rPr>
            <w:rFonts w:eastAsia="Times New Roman"/>
            <w:sz w:val="24"/>
            <w:szCs w:val="24"/>
            <w:lang w:val="en-GB"/>
          </w:rPr>
          <w:t>the safety of human subjects participating in clinical trials</w:t>
        </w:r>
      </w:ins>
      <w:del w:id="3" w:author="Snyder, Kevin" w:date="2022-03-09T15:51:00Z">
        <w:r w:rsidRPr="004F4023" w:rsidDel="00ED079E">
          <w:rPr>
            <w:rFonts w:eastAsia="Times New Roman"/>
            <w:sz w:val="24"/>
            <w:szCs w:val="24"/>
            <w:lang w:val="en-GB"/>
          </w:rPr>
          <w:delText>for all new pharmaceuticals prior to initiation of clinical studies</w:delText>
        </w:r>
      </w:del>
      <w:r w:rsidRPr="004F4023">
        <w:rPr>
          <w:rFonts w:eastAsia="Times New Roman"/>
          <w:sz w:val="24"/>
          <w:szCs w:val="24"/>
          <w:lang w:val="en-GB"/>
        </w:rPr>
        <w:t xml:space="preserve">.  While these data provide a valuable resource to inform the dosing, design, and safety monitoring of clinical studies, attrition during drug development due to unexpected clinical toxicity </w:t>
      </w:r>
      <w:ins w:id="4" w:author="Snyder, Kevin" w:date="2022-03-09T15:54:00Z">
        <w:r w:rsidR="00ED079E">
          <w:rPr>
            <w:rFonts w:eastAsia="Times New Roman"/>
            <w:sz w:val="24"/>
            <w:szCs w:val="24"/>
            <w:lang w:val="en-GB"/>
          </w:rPr>
          <w:t xml:space="preserve">still occurs, </w:t>
        </w:r>
      </w:ins>
      <w:r w:rsidRPr="004F4023">
        <w:rPr>
          <w:rFonts w:eastAsia="Times New Roman"/>
          <w:sz w:val="24"/>
          <w:szCs w:val="24"/>
          <w:lang w:val="en-GB"/>
        </w:rPr>
        <w:t>indicat</w:t>
      </w:r>
      <w:ins w:id="5" w:author="Snyder, Kevin" w:date="2022-03-09T15:54:00Z">
        <w:r w:rsidR="00ED079E">
          <w:rPr>
            <w:rFonts w:eastAsia="Times New Roman"/>
            <w:sz w:val="24"/>
            <w:szCs w:val="24"/>
            <w:lang w:val="en-GB"/>
          </w:rPr>
          <w:t>ing</w:t>
        </w:r>
      </w:ins>
      <w:del w:id="6" w:author="Snyder, Kevin" w:date="2022-03-09T15:54:00Z">
        <w:r w:rsidRPr="004F4023" w:rsidDel="00ED079E">
          <w:rPr>
            <w:rFonts w:eastAsia="Times New Roman"/>
            <w:sz w:val="24"/>
            <w:szCs w:val="24"/>
            <w:lang w:val="en-GB"/>
          </w:rPr>
          <w:delText>es</w:delText>
        </w:r>
      </w:del>
      <w:r w:rsidRPr="004F4023">
        <w:rPr>
          <w:rFonts w:eastAsia="Times New Roman"/>
          <w:sz w:val="24"/>
          <w:szCs w:val="24"/>
          <w:lang w:val="en-GB"/>
        </w:rPr>
        <w:t xml:space="preserve"> the need for development of novel methods to improve the interpretation of these </w:t>
      </w:r>
      <w:del w:id="7" w:author="Snyder, Kevin" w:date="2022-02-23T16:04:00Z">
        <w:r w:rsidR="0008122E" w:rsidDel="00D67587">
          <w:rPr>
            <w:rFonts w:eastAsia="Times New Roman"/>
            <w:sz w:val="24"/>
            <w:szCs w:val="24"/>
            <w:lang w:val="en-GB"/>
          </w:rPr>
          <w:delText>non-clinical</w:delText>
        </w:r>
      </w:del>
      <w:ins w:id="8" w:author="Snyder, Kevin" w:date="2022-02-23T16:04:00Z">
        <w:r w:rsidR="00D67587">
          <w:rPr>
            <w:rFonts w:eastAsia="Times New Roman"/>
            <w:sz w:val="24"/>
            <w:szCs w:val="24"/>
            <w:lang w:val="en-GB"/>
          </w:rPr>
          <w:t>nonclinical</w:t>
        </w:r>
      </w:ins>
      <w:r w:rsidR="0008122E">
        <w:rPr>
          <w:rFonts w:eastAsia="Times New Roman"/>
          <w:sz w:val="24"/>
          <w:szCs w:val="24"/>
          <w:lang w:val="en-GB"/>
        </w:rPr>
        <w:t xml:space="preserve"> </w:t>
      </w:r>
      <w:r w:rsidRPr="004F4023">
        <w:rPr>
          <w:rFonts w:eastAsia="Times New Roman"/>
          <w:sz w:val="24"/>
          <w:szCs w:val="24"/>
          <w:lang w:val="en-GB"/>
        </w:rPr>
        <w:t xml:space="preserve">data.  The FDA has begun to require the submission of Standard for Exchange of Nonclinical Data (SEND) datasets along with study reports for all repeat-dose toxicology studies initiated after December 17, 2017, providing a constant source of structured </w:t>
      </w:r>
      <w:r w:rsidRPr="00E47E2E">
        <w:rPr>
          <w:rFonts w:eastAsia="Times New Roman"/>
          <w:i/>
          <w:sz w:val="24"/>
          <w:szCs w:val="24"/>
          <w:lang w:val="en-GB"/>
        </w:rPr>
        <w:t>in vivo</w:t>
      </w:r>
      <w:r w:rsidRPr="004F4023">
        <w:rPr>
          <w:rFonts w:eastAsia="Times New Roman"/>
          <w:sz w:val="24"/>
          <w:szCs w:val="24"/>
          <w:lang w:val="en-GB"/>
        </w:rPr>
        <w:t xml:space="preserve"> toxicology study data</w:t>
      </w:r>
      <w:r w:rsidR="004255D3">
        <w:rPr>
          <w:rFonts w:eastAsia="Times New Roman"/>
          <w:sz w:val="24"/>
          <w:szCs w:val="24"/>
          <w:lang w:val="en-GB"/>
        </w:rPr>
        <w:t xml:space="preserve"> in a standardized</w:t>
      </w:r>
      <w:r w:rsidR="00EE6961">
        <w:rPr>
          <w:rFonts w:eastAsia="Times New Roman"/>
          <w:sz w:val="24"/>
          <w:szCs w:val="24"/>
          <w:lang w:val="en-GB"/>
        </w:rPr>
        <w:t>,</w:t>
      </w:r>
      <w:r w:rsidR="004255D3">
        <w:rPr>
          <w:rFonts w:eastAsia="Times New Roman"/>
          <w:sz w:val="24"/>
          <w:szCs w:val="24"/>
          <w:lang w:val="en-GB"/>
        </w:rPr>
        <w:t xml:space="preserve"> electronic format</w:t>
      </w:r>
      <w:r w:rsidRPr="004F4023">
        <w:rPr>
          <w:rFonts w:eastAsia="Times New Roman"/>
          <w:sz w:val="24"/>
          <w:szCs w:val="24"/>
          <w:lang w:val="en-GB"/>
        </w:rPr>
        <w:t>.  SEND data</w:t>
      </w:r>
      <w:r w:rsidR="00EE6961">
        <w:rPr>
          <w:rFonts w:eastAsia="Times New Roman"/>
          <w:sz w:val="24"/>
          <w:szCs w:val="24"/>
          <w:lang w:val="en-GB"/>
        </w:rPr>
        <w:t xml:space="preserve"> submitted to the FDA</w:t>
      </w:r>
      <w:r w:rsidRPr="004F4023">
        <w:rPr>
          <w:rFonts w:eastAsia="Times New Roman"/>
          <w:sz w:val="24"/>
          <w:szCs w:val="24"/>
          <w:lang w:val="en-GB"/>
        </w:rPr>
        <w:t xml:space="preserve"> provide a</w:t>
      </w:r>
      <w:r w:rsidR="000F4CFF">
        <w:rPr>
          <w:rFonts w:eastAsia="Times New Roman"/>
          <w:sz w:val="24"/>
          <w:szCs w:val="24"/>
          <w:lang w:val="en-GB"/>
        </w:rPr>
        <w:t xml:space="preserve"> large,</w:t>
      </w:r>
      <w:r w:rsidR="00EE6961">
        <w:rPr>
          <w:rFonts w:eastAsia="Times New Roman"/>
          <w:sz w:val="24"/>
          <w:szCs w:val="24"/>
          <w:lang w:val="en-GB"/>
        </w:rPr>
        <w:t xml:space="preserve"> </w:t>
      </w:r>
      <w:r w:rsidRPr="004F4023">
        <w:rPr>
          <w:rFonts w:eastAsia="Times New Roman"/>
          <w:sz w:val="24"/>
          <w:szCs w:val="24"/>
          <w:lang w:val="en-GB"/>
        </w:rPr>
        <w:t>unique data landscape for informatics</w:t>
      </w:r>
      <w:r w:rsidR="000F4CFF">
        <w:rPr>
          <w:rFonts w:eastAsia="Times New Roman"/>
          <w:sz w:val="24"/>
          <w:szCs w:val="24"/>
          <w:lang w:val="en-GB"/>
        </w:rPr>
        <w:t xml:space="preserve"> and machine learning</w:t>
      </w:r>
      <w:r w:rsidRPr="004F4023">
        <w:rPr>
          <w:rFonts w:eastAsia="Times New Roman"/>
          <w:sz w:val="24"/>
          <w:szCs w:val="24"/>
          <w:lang w:val="en-GB"/>
        </w:rPr>
        <w:t xml:space="preserve">-based approaches to </w:t>
      </w:r>
      <w:r w:rsidR="000F4CFF">
        <w:rPr>
          <w:rFonts w:eastAsia="Times New Roman"/>
          <w:sz w:val="24"/>
          <w:szCs w:val="24"/>
          <w:lang w:val="en-GB"/>
        </w:rPr>
        <w:t>help establish</w:t>
      </w:r>
      <w:r w:rsidR="00F8381C">
        <w:rPr>
          <w:rFonts w:eastAsia="Times New Roman"/>
          <w:sz w:val="24"/>
          <w:szCs w:val="24"/>
          <w:lang w:val="en-GB"/>
        </w:rPr>
        <w:t xml:space="preserve"> and understand</w:t>
      </w:r>
      <w:r w:rsidR="000F4CFF">
        <w:rPr>
          <w:rFonts w:eastAsia="Times New Roman"/>
          <w:sz w:val="24"/>
          <w:szCs w:val="24"/>
          <w:lang w:val="en-GB"/>
        </w:rPr>
        <w:t xml:space="preserve"> </w:t>
      </w:r>
      <w:r w:rsidR="00EE6961">
        <w:rPr>
          <w:rFonts w:eastAsia="Times New Roman"/>
          <w:sz w:val="24"/>
          <w:szCs w:val="24"/>
          <w:lang w:val="en-GB"/>
        </w:rPr>
        <w:t xml:space="preserve">the </w:t>
      </w:r>
      <w:r w:rsidR="000F4CFF">
        <w:rPr>
          <w:rFonts w:eastAsia="Times New Roman"/>
          <w:sz w:val="24"/>
          <w:szCs w:val="24"/>
          <w:lang w:val="en-GB"/>
        </w:rPr>
        <w:t>relationship</w:t>
      </w:r>
      <w:r w:rsidR="00AA67CC">
        <w:rPr>
          <w:rFonts w:eastAsia="Times New Roman"/>
          <w:sz w:val="24"/>
          <w:szCs w:val="24"/>
          <w:lang w:val="en-GB"/>
        </w:rPr>
        <w:t>s</w:t>
      </w:r>
      <w:r w:rsidR="000F4CFF">
        <w:rPr>
          <w:rFonts w:eastAsia="Times New Roman"/>
          <w:sz w:val="24"/>
          <w:szCs w:val="24"/>
          <w:lang w:val="en-GB"/>
        </w:rPr>
        <w:t xml:space="preserve"> between biological process</w:t>
      </w:r>
      <w:r w:rsidR="00F8381C">
        <w:rPr>
          <w:rFonts w:eastAsia="Times New Roman"/>
          <w:sz w:val="24"/>
          <w:szCs w:val="24"/>
          <w:lang w:val="en-GB"/>
        </w:rPr>
        <w:t>es</w:t>
      </w:r>
      <w:r w:rsidR="000F4CFF">
        <w:rPr>
          <w:rFonts w:eastAsia="Times New Roman"/>
          <w:sz w:val="24"/>
          <w:szCs w:val="24"/>
          <w:lang w:val="en-GB"/>
        </w:rPr>
        <w:t xml:space="preserve"> and toxicity</w:t>
      </w:r>
      <w:r w:rsidR="00EE6961">
        <w:rPr>
          <w:rFonts w:eastAsia="Times New Roman"/>
          <w:sz w:val="24"/>
          <w:szCs w:val="24"/>
          <w:lang w:val="en-GB"/>
        </w:rPr>
        <w:t xml:space="preserve"> </w:t>
      </w:r>
      <w:r w:rsidR="002D5E8F">
        <w:rPr>
          <w:rFonts w:eastAsia="Times New Roman"/>
          <w:sz w:val="24"/>
          <w:szCs w:val="24"/>
          <w:lang w:val="en-GB"/>
        </w:rPr>
        <w:t>to</w:t>
      </w:r>
      <w:r w:rsidR="00EE6961">
        <w:rPr>
          <w:rFonts w:eastAsia="Times New Roman"/>
          <w:sz w:val="24"/>
          <w:szCs w:val="24"/>
          <w:lang w:val="en-GB"/>
        </w:rPr>
        <w:t xml:space="preserve"> better</w:t>
      </w:r>
      <w:r w:rsidR="000F4CFF">
        <w:rPr>
          <w:rFonts w:eastAsia="Times New Roman"/>
          <w:sz w:val="24"/>
          <w:szCs w:val="24"/>
          <w:lang w:val="en-GB"/>
        </w:rPr>
        <w:t xml:space="preserve"> identify </w:t>
      </w:r>
      <w:del w:id="9" w:author="Snyder, Kevin" w:date="2022-02-23T16:05:00Z">
        <w:r w:rsidR="000F4CFF" w:rsidDel="00D67587">
          <w:rPr>
            <w:rFonts w:eastAsia="Times New Roman"/>
            <w:sz w:val="24"/>
            <w:szCs w:val="24"/>
            <w:lang w:val="en-GB"/>
          </w:rPr>
          <w:delText>non-clinical</w:delText>
        </w:r>
      </w:del>
      <w:ins w:id="10" w:author="Snyder, Kevin" w:date="2022-02-23T16:05:00Z">
        <w:r w:rsidR="00D67587">
          <w:rPr>
            <w:rFonts w:eastAsia="Times New Roman"/>
            <w:sz w:val="24"/>
            <w:szCs w:val="24"/>
            <w:lang w:val="en-GB"/>
          </w:rPr>
          <w:t>nonclinical</w:t>
        </w:r>
      </w:ins>
      <w:r w:rsidR="000F4CFF">
        <w:rPr>
          <w:rFonts w:eastAsia="Times New Roman"/>
          <w:sz w:val="24"/>
          <w:szCs w:val="24"/>
          <w:lang w:val="en-GB"/>
        </w:rPr>
        <w:t xml:space="preserve"> safety signals</w:t>
      </w:r>
      <w:r w:rsidRPr="004F4023">
        <w:rPr>
          <w:rFonts w:eastAsia="Times New Roman"/>
          <w:sz w:val="24"/>
          <w:szCs w:val="24"/>
          <w:lang w:val="en-GB"/>
        </w:rPr>
        <w:t xml:space="preserve">. In this work, we leveraged the wealth of animal toxicity data contained within &gt; </w:t>
      </w:r>
      <w:r w:rsidR="00544990">
        <w:rPr>
          <w:rFonts w:eastAsia="Times New Roman"/>
          <w:sz w:val="24"/>
          <w:szCs w:val="24"/>
          <w:lang w:val="en-GB"/>
        </w:rPr>
        <w:t>4,300</w:t>
      </w:r>
      <w:r w:rsidRPr="004F4023">
        <w:rPr>
          <w:rFonts w:eastAsia="Times New Roman"/>
          <w:sz w:val="24"/>
          <w:szCs w:val="24"/>
          <w:lang w:val="en-GB"/>
        </w:rPr>
        <w:t xml:space="preserve"> SEND datasets </w:t>
      </w:r>
      <w:r w:rsidR="00B9514F">
        <w:rPr>
          <w:rFonts w:eastAsia="Times New Roman"/>
          <w:sz w:val="24"/>
          <w:szCs w:val="24"/>
          <w:lang w:val="en-GB"/>
        </w:rPr>
        <w:t xml:space="preserve">containing over </w:t>
      </w:r>
      <w:r w:rsidR="00544990">
        <w:rPr>
          <w:rFonts w:eastAsia="Times New Roman"/>
          <w:sz w:val="24"/>
          <w:szCs w:val="24"/>
          <w:lang w:val="en-GB"/>
        </w:rPr>
        <w:t>397,000</w:t>
      </w:r>
      <w:r w:rsidR="00B9514F">
        <w:rPr>
          <w:rFonts w:eastAsia="Times New Roman"/>
          <w:sz w:val="24"/>
          <w:szCs w:val="24"/>
          <w:lang w:val="en-GB"/>
        </w:rPr>
        <w:t xml:space="preserve"> animals </w:t>
      </w:r>
      <w:r w:rsidRPr="004F4023">
        <w:rPr>
          <w:rFonts w:eastAsia="Times New Roman"/>
          <w:sz w:val="24"/>
          <w:szCs w:val="24"/>
          <w:lang w:val="en-GB"/>
        </w:rPr>
        <w:t xml:space="preserve">to </w:t>
      </w:r>
      <w:r w:rsidR="00402EAF">
        <w:rPr>
          <w:rFonts w:eastAsia="Times New Roman"/>
          <w:sz w:val="24"/>
          <w:szCs w:val="24"/>
          <w:lang w:val="en-GB"/>
        </w:rPr>
        <w:t>explore the relationship between 47</w:t>
      </w:r>
      <w:r w:rsidR="000D7AA9">
        <w:rPr>
          <w:rFonts w:eastAsia="Times New Roman"/>
          <w:sz w:val="24"/>
          <w:szCs w:val="24"/>
          <w:lang w:val="en-GB"/>
        </w:rPr>
        <w:t xml:space="preserve"> </w:t>
      </w:r>
      <w:r w:rsidR="00C1009B">
        <w:rPr>
          <w:rFonts w:eastAsia="Times New Roman"/>
          <w:sz w:val="24"/>
          <w:szCs w:val="24"/>
          <w:lang w:val="en-GB"/>
        </w:rPr>
        <w:t>toxicity</w:t>
      </w:r>
      <w:r w:rsidR="000D7AA9">
        <w:rPr>
          <w:rFonts w:eastAsia="Times New Roman"/>
          <w:sz w:val="24"/>
          <w:szCs w:val="24"/>
          <w:lang w:val="en-GB"/>
        </w:rPr>
        <w:t xml:space="preserve"> study </w:t>
      </w:r>
      <w:del w:id="11" w:author="Snyder, Kevin" w:date="2022-02-23T15:57:00Z">
        <w:r w:rsidR="000D7AA9" w:rsidDel="00346AA5">
          <w:rPr>
            <w:rFonts w:eastAsia="Times New Roman"/>
            <w:sz w:val="24"/>
            <w:szCs w:val="24"/>
            <w:lang w:val="en-GB"/>
          </w:rPr>
          <w:delText>variables</w:delText>
        </w:r>
        <w:r w:rsidR="00402EAF" w:rsidDel="00346AA5">
          <w:rPr>
            <w:rFonts w:eastAsia="Times New Roman"/>
            <w:sz w:val="24"/>
            <w:szCs w:val="24"/>
            <w:lang w:val="en-GB"/>
          </w:rPr>
          <w:delText xml:space="preserve"> </w:delText>
        </w:r>
      </w:del>
      <w:ins w:id="12" w:author="Snyder, Kevin" w:date="2022-02-23T15:57:00Z">
        <w:r w:rsidR="00346AA5">
          <w:rPr>
            <w:rFonts w:eastAsia="Times New Roman"/>
            <w:sz w:val="24"/>
            <w:szCs w:val="24"/>
            <w:lang w:val="en-GB"/>
          </w:rPr>
          <w:t xml:space="preserve">endpoints </w:t>
        </w:r>
      </w:ins>
      <w:r w:rsidR="000D7AA9">
        <w:rPr>
          <w:rFonts w:eastAsia="Times New Roman"/>
          <w:sz w:val="24"/>
          <w:szCs w:val="24"/>
          <w:lang w:val="en-GB"/>
        </w:rPr>
        <w:t xml:space="preserve">including </w:t>
      </w:r>
      <w:r w:rsidR="00402EAF">
        <w:rPr>
          <w:rFonts w:eastAsia="Times New Roman"/>
          <w:sz w:val="24"/>
          <w:szCs w:val="24"/>
          <w:lang w:val="en-GB"/>
        </w:rPr>
        <w:t>clinical chemistry tests</w:t>
      </w:r>
      <w:r w:rsidR="00F8381C">
        <w:rPr>
          <w:rFonts w:eastAsia="Times New Roman"/>
          <w:sz w:val="24"/>
          <w:szCs w:val="24"/>
          <w:lang w:val="en-GB"/>
        </w:rPr>
        <w:t>,</w:t>
      </w:r>
      <w:r w:rsidR="00402EAF">
        <w:rPr>
          <w:rFonts w:eastAsia="Times New Roman"/>
          <w:sz w:val="24"/>
          <w:szCs w:val="24"/>
          <w:lang w:val="en-GB"/>
        </w:rPr>
        <w:t xml:space="preserve"> body weight</w:t>
      </w:r>
      <w:r w:rsidR="00F8381C">
        <w:rPr>
          <w:rFonts w:eastAsia="Times New Roman"/>
          <w:sz w:val="24"/>
          <w:szCs w:val="24"/>
          <w:lang w:val="en-GB"/>
        </w:rPr>
        <w:t>s,</w:t>
      </w:r>
      <w:r w:rsidR="00402EAF">
        <w:rPr>
          <w:rFonts w:eastAsia="Times New Roman"/>
          <w:sz w:val="24"/>
          <w:szCs w:val="24"/>
          <w:lang w:val="en-GB"/>
        </w:rPr>
        <w:t xml:space="preserve"> and sex</w:t>
      </w:r>
      <w:r w:rsidR="003666B9">
        <w:rPr>
          <w:rFonts w:eastAsia="Times New Roman"/>
          <w:sz w:val="24"/>
          <w:szCs w:val="24"/>
          <w:lang w:val="en-GB"/>
        </w:rPr>
        <w:t xml:space="preserve"> </w:t>
      </w:r>
      <w:r w:rsidR="00F8381C">
        <w:rPr>
          <w:rFonts w:eastAsia="Times New Roman"/>
          <w:sz w:val="24"/>
          <w:szCs w:val="24"/>
          <w:lang w:val="en-GB"/>
        </w:rPr>
        <w:t>to</w:t>
      </w:r>
      <w:r w:rsidR="003666B9">
        <w:rPr>
          <w:rFonts w:eastAsia="Times New Roman"/>
          <w:sz w:val="24"/>
          <w:szCs w:val="24"/>
          <w:lang w:val="en-GB"/>
        </w:rPr>
        <w:t xml:space="preserve"> different rat liver disease phenotypes (</w:t>
      </w:r>
      <w:r w:rsidR="00F8381C">
        <w:rPr>
          <w:rFonts w:eastAsia="Times New Roman"/>
          <w:sz w:val="24"/>
          <w:szCs w:val="24"/>
          <w:lang w:val="en-GB"/>
        </w:rPr>
        <w:t xml:space="preserve">i.e., </w:t>
      </w:r>
      <w:r w:rsidR="003666B9">
        <w:rPr>
          <w:rFonts w:eastAsia="Times New Roman"/>
          <w:sz w:val="24"/>
          <w:szCs w:val="24"/>
          <w:lang w:val="en-GB"/>
        </w:rPr>
        <w:t xml:space="preserve">hepatocellular necrosis, cholestasis, and steatosis). </w:t>
      </w:r>
      <w:r w:rsidR="00B9514F">
        <w:rPr>
          <w:rFonts w:eastAsia="Times New Roman"/>
          <w:sz w:val="24"/>
          <w:szCs w:val="24"/>
          <w:lang w:val="en-GB"/>
        </w:rPr>
        <w:t xml:space="preserve"> Specifically, </w:t>
      </w:r>
      <w:r w:rsidR="00544990">
        <w:rPr>
          <w:rFonts w:eastAsia="Times New Roman"/>
          <w:sz w:val="24"/>
          <w:szCs w:val="24"/>
          <w:lang w:val="en-GB"/>
        </w:rPr>
        <w:t>39,969</w:t>
      </w:r>
      <w:r w:rsidR="00B9514F">
        <w:rPr>
          <w:rFonts w:eastAsia="Times New Roman"/>
          <w:sz w:val="24"/>
          <w:szCs w:val="24"/>
          <w:lang w:val="en-GB"/>
        </w:rPr>
        <w:t xml:space="preserve"> r</w:t>
      </w:r>
      <w:r w:rsidR="000D7AA9">
        <w:rPr>
          <w:rFonts w:eastAsia="Times New Roman"/>
          <w:sz w:val="24"/>
          <w:szCs w:val="24"/>
          <w:lang w:val="en-GB"/>
        </w:rPr>
        <w:t xml:space="preserve">ats </w:t>
      </w:r>
      <w:r w:rsidR="006D2AFA">
        <w:rPr>
          <w:rFonts w:eastAsia="Times New Roman"/>
          <w:sz w:val="24"/>
          <w:szCs w:val="24"/>
          <w:lang w:val="en-GB"/>
        </w:rPr>
        <w:t xml:space="preserve">were classified as having different liver disease phenotypes based </w:t>
      </w:r>
      <w:ins w:id="13" w:author="Snyder, Kevin" w:date="2022-02-23T15:58:00Z">
        <w:r w:rsidR="00346AA5">
          <w:rPr>
            <w:rFonts w:eastAsia="Times New Roman"/>
            <w:sz w:val="24"/>
            <w:szCs w:val="24"/>
            <w:lang w:val="en-GB"/>
          </w:rPr>
          <w:t>on</w:t>
        </w:r>
      </w:ins>
      <w:del w:id="14" w:author="Snyder, Kevin" w:date="2022-02-23T15:58:00Z">
        <w:r w:rsidR="006D2AFA" w:rsidDel="00346AA5">
          <w:rPr>
            <w:rFonts w:eastAsia="Times New Roman"/>
            <w:sz w:val="24"/>
            <w:szCs w:val="24"/>
            <w:lang w:val="en-GB"/>
          </w:rPr>
          <w:delText>off</w:delText>
        </w:r>
      </w:del>
      <w:del w:id="15" w:author="Snyder, Kevin" w:date="2022-02-23T15:59:00Z">
        <w:r w:rsidR="006D2AFA" w:rsidDel="00346AA5">
          <w:rPr>
            <w:rFonts w:eastAsia="Times New Roman"/>
            <w:sz w:val="24"/>
            <w:szCs w:val="24"/>
            <w:lang w:val="en-GB"/>
          </w:rPr>
          <w:delText xml:space="preserve"> their histopathology findings</w:delText>
        </w:r>
      </w:del>
      <w:ins w:id="16" w:author="Snyder, Kevin" w:date="2022-02-23T15:59:00Z">
        <w:r w:rsidR="00346AA5">
          <w:rPr>
            <w:rFonts w:eastAsia="Times New Roman"/>
            <w:sz w:val="24"/>
            <w:szCs w:val="24"/>
            <w:lang w:val="en-GB"/>
          </w:rPr>
          <w:t xml:space="preserve"> histopathological evaluation of their liver tissue</w:t>
        </w:r>
      </w:ins>
      <w:r w:rsidR="006D2AFA">
        <w:rPr>
          <w:rFonts w:eastAsia="Times New Roman"/>
          <w:sz w:val="24"/>
          <w:szCs w:val="24"/>
          <w:lang w:val="en-GB"/>
        </w:rPr>
        <w:t xml:space="preserve">. </w:t>
      </w:r>
      <w:ins w:id="17" w:author="Snyder, Kevin" w:date="2022-02-23T16:00:00Z">
        <w:r w:rsidR="00346AA5">
          <w:rPr>
            <w:rFonts w:eastAsia="Times New Roman"/>
            <w:sz w:val="24"/>
            <w:szCs w:val="24"/>
            <w:lang w:val="en-GB"/>
          </w:rPr>
          <w:t xml:space="preserve">Distinct patterns of biological perturbations and injury were observed in the clinical chemistry </w:t>
        </w:r>
      </w:ins>
      <w:ins w:id="18" w:author="Snyder, Kevin" w:date="2022-02-23T16:01:00Z">
        <w:r w:rsidR="00D67587">
          <w:rPr>
            <w:rFonts w:eastAsia="Times New Roman"/>
            <w:sz w:val="24"/>
            <w:szCs w:val="24"/>
            <w:lang w:val="en-GB"/>
          </w:rPr>
          <w:t xml:space="preserve">test results of </w:t>
        </w:r>
      </w:ins>
      <w:del w:id="19" w:author="Snyder, Kevin" w:date="2022-02-23T16:00:00Z">
        <w:r w:rsidR="00C1009B" w:rsidDel="00346AA5">
          <w:rPr>
            <w:rFonts w:eastAsia="Times New Roman"/>
            <w:sz w:val="24"/>
            <w:szCs w:val="24"/>
            <w:lang w:val="en-GB"/>
          </w:rPr>
          <w:delText xml:space="preserve">These </w:delText>
        </w:r>
      </w:del>
      <w:ins w:id="20" w:author="Snyder, Kevin" w:date="2022-02-23T16:00:00Z">
        <w:r w:rsidR="00346AA5">
          <w:rPr>
            <w:rFonts w:eastAsia="Times New Roman"/>
            <w:sz w:val="24"/>
            <w:szCs w:val="24"/>
            <w:lang w:val="en-GB"/>
          </w:rPr>
          <w:t xml:space="preserve"> </w:t>
        </w:r>
      </w:ins>
      <w:r w:rsidR="00C1009B">
        <w:rPr>
          <w:rFonts w:eastAsia="Times New Roman"/>
          <w:sz w:val="24"/>
          <w:szCs w:val="24"/>
          <w:lang w:val="en-GB"/>
        </w:rPr>
        <w:t>rats</w:t>
      </w:r>
      <w:r w:rsidR="006D2AFA">
        <w:rPr>
          <w:rFonts w:eastAsia="Times New Roman"/>
          <w:sz w:val="24"/>
          <w:szCs w:val="24"/>
          <w:lang w:val="en-GB"/>
        </w:rPr>
        <w:t xml:space="preserve"> </w:t>
      </w:r>
      <w:r w:rsidR="000D7AA9">
        <w:rPr>
          <w:rFonts w:eastAsia="Times New Roman"/>
          <w:sz w:val="24"/>
          <w:szCs w:val="24"/>
          <w:lang w:val="en-GB"/>
        </w:rPr>
        <w:t>with different liver disease phenotypes</w:t>
      </w:r>
      <w:del w:id="21" w:author="Snyder, Kevin" w:date="2022-02-23T16:01:00Z">
        <w:r w:rsidR="000D7AA9" w:rsidDel="00D67587">
          <w:rPr>
            <w:rFonts w:eastAsia="Times New Roman"/>
            <w:sz w:val="24"/>
            <w:szCs w:val="24"/>
            <w:lang w:val="en-GB"/>
          </w:rPr>
          <w:delText xml:space="preserve"> </w:delText>
        </w:r>
      </w:del>
      <w:del w:id="22" w:author="Snyder, Kevin" w:date="2022-02-23T16:00:00Z">
        <w:r w:rsidR="000D7AA9" w:rsidDel="00346AA5">
          <w:rPr>
            <w:rFonts w:eastAsia="Times New Roman"/>
            <w:sz w:val="24"/>
            <w:szCs w:val="24"/>
            <w:lang w:val="en-GB"/>
          </w:rPr>
          <w:delText xml:space="preserve">shown </w:delText>
        </w:r>
      </w:del>
      <w:del w:id="23" w:author="Snyder, Kevin" w:date="2022-02-23T15:59:00Z">
        <w:r w:rsidR="000D7AA9" w:rsidDel="00346AA5">
          <w:rPr>
            <w:rFonts w:eastAsia="Times New Roman"/>
            <w:sz w:val="24"/>
            <w:szCs w:val="24"/>
            <w:lang w:val="en-GB"/>
          </w:rPr>
          <w:delText xml:space="preserve">distinct patterns of biological </w:delText>
        </w:r>
        <w:r w:rsidR="00E123CF" w:rsidDel="00346AA5">
          <w:rPr>
            <w:rFonts w:eastAsia="Times New Roman"/>
            <w:sz w:val="24"/>
            <w:szCs w:val="24"/>
            <w:lang w:val="en-GB"/>
          </w:rPr>
          <w:delText xml:space="preserve">perturbations and injury </w:delText>
        </w:r>
      </w:del>
      <w:del w:id="24" w:author="Snyder, Kevin" w:date="2022-02-23T16:01:00Z">
        <w:r w:rsidR="00E123CF" w:rsidDel="00D67587">
          <w:rPr>
            <w:rFonts w:eastAsia="Times New Roman"/>
            <w:sz w:val="24"/>
            <w:szCs w:val="24"/>
            <w:lang w:val="en-GB"/>
          </w:rPr>
          <w:delText>in their clinical chemistry responses</w:delText>
        </w:r>
      </w:del>
      <w:r w:rsidR="003666B9">
        <w:rPr>
          <w:rFonts w:eastAsia="Times New Roman"/>
          <w:sz w:val="24"/>
          <w:szCs w:val="24"/>
          <w:lang w:val="en-GB"/>
        </w:rPr>
        <w:t xml:space="preserve">, </w:t>
      </w:r>
      <w:r w:rsidR="003666B9">
        <w:rPr>
          <w:rFonts w:eastAsia="Times New Roman"/>
          <w:sz w:val="24"/>
          <w:szCs w:val="24"/>
          <w:lang w:val="en-GB"/>
        </w:rPr>
        <w:lastRenderedPageBreak/>
        <w:t xml:space="preserve">suggesting </w:t>
      </w:r>
      <w:ins w:id="25" w:author="Snyder, Kevin" w:date="2022-02-23T16:01:00Z">
        <w:r w:rsidR="00D67587">
          <w:rPr>
            <w:rFonts w:eastAsia="Times New Roman"/>
            <w:sz w:val="24"/>
            <w:szCs w:val="24"/>
            <w:lang w:val="en-GB"/>
          </w:rPr>
          <w:t xml:space="preserve">that </w:t>
        </w:r>
      </w:ins>
      <w:r w:rsidR="003666B9">
        <w:rPr>
          <w:rFonts w:eastAsia="Times New Roman"/>
          <w:sz w:val="24"/>
          <w:szCs w:val="24"/>
          <w:lang w:val="en-GB"/>
        </w:rPr>
        <w:t xml:space="preserve">these </w:t>
      </w:r>
      <w:ins w:id="26" w:author="Snyder, Kevin" w:date="2022-02-23T16:02:00Z">
        <w:r w:rsidR="00D67587">
          <w:rPr>
            <w:rFonts w:eastAsia="Times New Roman"/>
            <w:sz w:val="24"/>
            <w:szCs w:val="24"/>
            <w:lang w:val="en-GB"/>
          </w:rPr>
          <w:t xml:space="preserve">clinical chemistry profiles </w:t>
        </w:r>
      </w:ins>
      <w:r w:rsidR="003666B9">
        <w:rPr>
          <w:rFonts w:eastAsia="Times New Roman"/>
          <w:sz w:val="24"/>
          <w:szCs w:val="24"/>
          <w:lang w:val="en-GB"/>
        </w:rPr>
        <w:t xml:space="preserve">can be used to inform </w:t>
      </w:r>
      <w:del w:id="27" w:author="Snyder, Kevin" w:date="2022-02-23T16:04:00Z">
        <w:r w:rsidR="003666B9" w:rsidDel="00D67587">
          <w:rPr>
            <w:rFonts w:eastAsia="Times New Roman"/>
            <w:sz w:val="24"/>
            <w:szCs w:val="24"/>
            <w:lang w:val="en-GB"/>
          </w:rPr>
          <w:delText xml:space="preserve">on </w:delText>
        </w:r>
      </w:del>
      <w:ins w:id="28" w:author="Snyder, Kevin" w:date="2022-02-23T16:04:00Z">
        <w:r w:rsidR="00D67587">
          <w:rPr>
            <w:rFonts w:eastAsia="Times New Roman"/>
            <w:sz w:val="24"/>
            <w:szCs w:val="24"/>
            <w:lang w:val="en-GB"/>
          </w:rPr>
          <w:t xml:space="preserve">the evaluation of </w:t>
        </w:r>
      </w:ins>
      <w:r w:rsidR="003666B9">
        <w:rPr>
          <w:rFonts w:eastAsia="Times New Roman"/>
          <w:sz w:val="24"/>
          <w:szCs w:val="24"/>
          <w:lang w:val="en-GB"/>
        </w:rPr>
        <w:t xml:space="preserve">liver </w:t>
      </w:r>
      <w:del w:id="29" w:author="Snyder, Kevin" w:date="2022-02-23T16:04:00Z">
        <w:r w:rsidR="003666B9" w:rsidDel="00D67587">
          <w:rPr>
            <w:rFonts w:eastAsia="Times New Roman"/>
            <w:sz w:val="24"/>
            <w:szCs w:val="24"/>
            <w:lang w:val="en-GB"/>
          </w:rPr>
          <w:delText xml:space="preserve">disease </w:delText>
        </w:r>
      </w:del>
      <w:ins w:id="30" w:author="Snyder, Kevin" w:date="2022-02-23T16:04:00Z">
        <w:r w:rsidR="00D67587">
          <w:rPr>
            <w:rFonts w:eastAsia="Times New Roman"/>
            <w:sz w:val="24"/>
            <w:szCs w:val="24"/>
            <w:lang w:val="en-GB"/>
          </w:rPr>
          <w:t xml:space="preserve">pathology </w:t>
        </w:r>
      </w:ins>
      <w:r w:rsidR="003666B9">
        <w:rPr>
          <w:rFonts w:eastAsia="Times New Roman"/>
          <w:sz w:val="24"/>
          <w:szCs w:val="24"/>
          <w:lang w:val="en-GB"/>
        </w:rPr>
        <w:t xml:space="preserve">in </w:t>
      </w:r>
      <w:del w:id="31" w:author="Snyder, Kevin" w:date="2022-02-23T16:05:00Z">
        <w:r w:rsidR="003666B9" w:rsidDel="00D67587">
          <w:rPr>
            <w:rFonts w:eastAsia="Times New Roman"/>
            <w:sz w:val="24"/>
            <w:szCs w:val="24"/>
            <w:lang w:val="en-GB"/>
          </w:rPr>
          <w:delText>non</w:delText>
        </w:r>
      </w:del>
      <w:del w:id="32" w:author="Snyder, Kevin" w:date="2022-02-23T16:04:00Z">
        <w:r w:rsidR="003666B9" w:rsidDel="00D67587">
          <w:rPr>
            <w:rFonts w:eastAsia="Times New Roman"/>
            <w:sz w:val="24"/>
            <w:szCs w:val="24"/>
            <w:lang w:val="en-GB"/>
          </w:rPr>
          <w:delText>-</w:delText>
        </w:r>
      </w:del>
      <w:del w:id="33" w:author="Snyder, Kevin" w:date="2022-02-23T16:05:00Z">
        <w:r w:rsidR="003666B9" w:rsidDel="00D67587">
          <w:rPr>
            <w:rFonts w:eastAsia="Times New Roman"/>
            <w:sz w:val="24"/>
            <w:szCs w:val="24"/>
            <w:lang w:val="en-GB"/>
          </w:rPr>
          <w:delText>clinical</w:delText>
        </w:r>
      </w:del>
      <w:ins w:id="34" w:author="Snyder, Kevin" w:date="2022-02-23T16:05:00Z">
        <w:r w:rsidR="00D67587">
          <w:rPr>
            <w:rFonts w:eastAsia="Times New Roman"/>
            <w:sz w:val="24"/>
            <w:szCs w:val="24"/>
            <w:lang w:val="en-GB"/>
          </w:rPr>
          <w:t>nonclinical</w:t>
        </w:r>
      </w:ins>
      <w:r w:rsidR="003666B9">
        <w:rPr>
          <w:rFonts w:eastAsia="Times New Roman"/>
          <w:sz w:val="24"/>
          <w:szCs w:val="24"/>
          <w:lang w:val="en-GB"/>
        </w:rPr>
        <w:t xml:space="preserve"> </w:t>
      </w:r>
      <w:del w:id="35" w:author="Snyder, Kevin" w:date="2022-02-23T16:04:00Z">
        <w:r w:rsidR="003666B9" w:rsidDel="00D67587">
          <w:rPr>
            <w:rFonts w:eastAsia="Times New Roman"/>
            <w:sz w:val="24"/>
            <w:szCs w:val="24"/>
            <w:lang w:val="en-GB"/>
          </w:rPr>
          <w:delText>drug development</w:delText>
        </w:r>
      </w:del>
      <w:ins w:id="36" w:author="Snyder, Kevin" w:date="2022-02-23T16:04:00Z">
        <w:r w:rsidR="00D67587">
          <w:rPr>
            <w:rFonts w:eastAsia="Times New Roman"/>
            <w:sz w:val="24"/>
            <w:szCs w:val="24"/>
            <w:lang w:val="en-GB"/>
          </w:rPr>
          <w:t>toxicology studies</w:t>
        </w:r>
      </w:ins>
      <w:r w:rsidR="003666B9">
        <w:rPr>
          <w:rFonts w:eastAsia="Times New Roman"/>
          <w:sz w:val="24"/>
          <w:szCs w:val="24"/>
          <w:lang w:val="en-GB"/>
        </w:rPr>
        <w:t xml:space="preserve">.  </w:t>
      </w:r>
      <w:r w:rsidR="00F8381C">
        <w:rPr>
          <w:rFonts w:eastAsia="Times New Roman"/>
          <w:sz w:val="24"/>
          <w:szCs w:val="24"/>
          <w:lang w:val="en-GB"/>
        </w:rPr>
        <w:t>Furthermore</w:t>
      </w:r>
      <w:r w:rsidR="00E123CF">
        <w:rPr>
          <w:rFonts w:eastAsia="Times New Roman"/>
          <w:sz w:val="24"/>
          <w:szCs w:val="24"/>
          <w:lang w:val="en-GB"/>
        </w:rPr>
        <w:t>, t</w:t>
      </w:r>
      <w:r w:rsidR="00F45483">
        <w:rPr>
          <w:rFonts w:eastAsia="Times New Roman"/>
          <w:sz w:val="24"/>
          <w:szCs w:val="24"/>
          <w:lang w:val="en-GB"/>
        </w:rPr>
        <w:t xml:space="preserve">hese </w:t>
      </w:r>
      <w:r w:rsidR="00E123CF">
        <w:rPr>
          <w:rFonts w:eastAsia="Times New Roman"/>
          <w:sz w:val="24"/>
          <w:szCs w:val="24"/>
          <w:lang w:val="en-GB"/>
        </w:rPr>
        <w:t>variables</w:t>
      </w:r>
      <w:r w:rsidR="00F45483">
        <w:rPr>
          <w:rFonts w:eastAsia="Times New Roman"/>
          <w:sz w:val="24"/>
          <w:szCs w:val="24"/>
          <w:lang w:val="en-GB"/>
        </w:rPr>
        <w:t xml:space="preserve"> were also the basis for the development of machine learning classifiers to predict</w:t>
      </w:r>
      <w:r w:rsidR="00E123CF">
        <w:rPr>
          <w:rFonts w:eastAsia="Times New Roman"/>
          <w:sz w:val="24"/>
          <w:szCs w:val="24"/>
          <w:lang w:val="en-GB"/>
        </w:rPr>
        <w:t xml:space="preserve"> the probability of</w:t>
      </w:r>
      <w:r w:rsidR="00F45483">
        <w:rPr>
          <w:rFonts w:eastAsia="Times New Roman"/>
          <w:sz w:val="24"/>
          <w:szCs w:val="24"/>
          <w:lang w:val="en-GB"/>
        </w:rPr>
        <w:t xml:space="preserve"> rat liver disease.  </w:t>
      </w:r>
      <w:r w:rsidR="00C91C81">
        <w:rPr>
          <w:rFonts w:eastAsia="Times New Roman"/>
          <w:sz w:val="24"/>
          <w:szCs w:val="24"/>
          <w:lang w:val="en-GB"/>
        </w:rPr>
        <w:t>The</w:t>
      </w:r>
      <w:r w:rsidR="00F45483">
        <w:rPr>
          <w:rFonts w:eastAsia="Times New Roman"/>
          <w:sz w:val="24"/>
          <w:szCs w:val="24"/>
          <w:lang w:val="en-GB"/>
        </w:rPr>
        <w:t xml:space="preserve"> </w:t>
      </w:r>
      <w:r w:rsidR="00617C26">
        <w:rPr>
          <w:rFonts w:eastAsia="Times New Roman"/>
          <w:sz w:val="24"/>
          <w:szCs w:val="24"/>
          <w:lang w:val="en-GB"/>
        </w:rPr>
        <w:t xml:space="preserve">resulting classifiers showed acceptable </w:t>
      </w:r>
      <w:r w:rsidR="00C91C81">
        <w:rPr>
          <w:rFonts w:eastAsia="Times New Roman"/>
          <w:sz w:val="24"/>
          <w:szCs w:val="24"/>
          <w:lang w:val="en-GB"/>
        </w:rPr>
        <w:t xml:space="preserve">overall accuracy </w:t>
      </w:r>
      <w:commentRangeStart w:id="37"/>
      <w:r w:rsidR="00617C26">
        <w:rPr>
          <w:rFonts w:eastAsia="Times New Roman"/>
          <w:sz w:val="24"/>
          <w:szCs w:val="24"/>
          <w:lang w:val="en-GB"/>
        </w:rPr>
        <w:t>(</w:t>
      </w:r>
      <w:r w:rsidR="00C91C81">
        <w:rPr>
          <w:rFonts w:eastAsia="Times New Roman"/>
          <w:sz w:val="24"/>
          <w:szCs w:val="24"/>
          <w:lang w:val="en-GB"/>
        </w:rPr>
        <w:t xml:space="preserve">balanced </w:t>
      </w:r>
      <w:r w:rsidR="006D2AFA">
        <w:rPr>
          <w:rFonts w:eastAsia="Times New Roman"/>
          <w:sz w:val="24"/>
          <w:szCs w:val="24"/>
          <w:lang w:val="en-GB"/>
        </w:rPr>
        <w:t xml:space="preserve">accuracy, </w:t>
      </w:r>
      <w:r w:rsidR="00D03D11">
        <w:rPr>
          <w:rFonts w:eastAsia="Times New Roman"/>
          <w:sz w:val="24"/>
          <w:szCs w:val="24"/>
          <w:lang w:val="en-GB"/>
        </w:rPr>
        <w:t>5</w:t>
      </w:r>
      <w:r w:rsidR="00B83EA2">
        <w:rPr>
          <w:rFonts w:eastAsia="Times New Roman"/>
          <w:sz w:val="24"/>
          <w:szCs w:val="24"/>
          <w:lang w:val="en-GB"/>
        </w:rPr>
        <w:t>7</w:t>
      </w:r>
      <w:r w:rsidR="00617C26">
        <w:rPr>
          <w:rFonts w:eastAsia="Times New Roman"/>
          <w:sz w:val="24"/>
          <w:szCs w:val="24"/>
          <w:lang w:val="en-GB"/>
        </w:rPr>
        <w:t>-</w:t>
      </w:r>
      <w:r w:rsidR="00D03D11">
        <w:rPr>
          <w:rFonts w:eastAsia="Times New Roman"/>
          <w:sz w:val="24"/>
          <w:szCs w:val="24"/>
          <w:lang w:val="en-GB"/>
        </w:rPr>
        <w:t>66%</w:t>
      </w:r>
      <w:r w:rsidR="00617C26">
        <w:rPr>
          <w:rFonts w:eastAsia="Times New Roman"/>
          <w:sz w:val="24"/>
          <w:szCs w:val="24"/>
          <w:lang w:val="en-GB"/>
        </w:rPr>
        <w:t>)</w:t>
      </w:r>
      <w:r w:rsidR="00C91C81">
        <w:rPr>
          <w:rFonts w:eastAsia="Times New Roman"/>
          <w:sz w:val="24"/>
          <w:szCs w:val="24"/>
          <w:lang w:val="en-GB"/>
        </w:rPr>
        <w:t xml:space="preserve"> </w:t>
      </w:r>
      <w:commentRangeEnd w:id="37"/>
      <w:r w:rsidR="006358F9">
        <w:rPr>
          <w:rStyle w:val="CommentReference"/>
          <w:lang w:val="x-none"/>
        </w:rPr>
        <w:commentReference w:id="37"/>
      </w:r>
      <w:r w:rsidR="00C91C81">
        <w:rPr>
          <w:rFonts w:eastAsia="Times New Roman"/>
          <w:sz w:val="24"/>
          <w:szCs w:val="24"/>
          <w:lang w:val="en-GB"/>
        </w:rPr>
        <w:t>through a ten</w:t>
      </w:r>
      <w:r w:rsidR="00B053E2">
        <w:rPr>
          <w:rFonts w:eastAsia="Times New Roman"/>
          <w:sz w:val="24"/>
          <w:szCs w:val="24"/>
          <w:lang w:val="en-GB"/>
        </w:rPr>
        <w:t>-</w:t>
      </w:r>
      <w:r w:rsidR="00C91C81">
        <w:rPr>
          <w:rFonts w:eastAsia="Times New Roman"/>
          <w:sz w:val="24"/>
          <w:szCs w:val="24"/>
          <w:lang w:val="en-GB"/>
        </w:rPr>
        <w:t>fold cross validation process</w:t>
      </w:r>
      <w:r w:rsidR="00B053E2">
        <w:rPr>
          <w:rFonts w:eastAsia="Times New Roman"/>
          <w:sz w:val="24"/>
          <w:szCs w:val="24"/>
          <w:lang w:val="en-GB"/>
        </w:rPr>
        <w:t xml:space="preserve"> for each liver disease phenotype</w:t>
      </w:r>
      <w:r w:rsidR="00C91C81">
        <w:rPr>
          <w:rFonts w:eastAsia="Times New Roman"/>
          <w:sz w:val="24"/>
          <w:szCs w:val="24"/>
          <w:lang w:val="en-GB"/>
        </w:rPr>
        <w:t>.</w:t>
      </w:r>
      <w:r w:rsidR="00D03D11">
        <w:rPr>
          <w:rFonts w:eastAsia="Times New Roman"/>
          <w:sz w:val="24"/>
          <w:szCs w:val="24"/>
          <w:lang w:val="en-GB"/>
        </w:rPr>
        <w:t xml:space="preserve">  </w:t>
      </w:r>
      <w:r w:rsidR="00E123CF">
        <w:rPr>
          <w:rFonts w:eastAsia="Times New Roman"/>
          <w:sz w:val="24"/>
          <w:szCs w:val="24"/>
          <w:lang w:val="en-GB"/>
        </w:rPr>
        <w:t>In the future, th</w:t>
      </w:r>
      <w:r w:rsidRPr="004F4023">
        <w:rPr>
          <w:rFonts w:eastAsia="Times New Roman"/>
          <w:sz w:val="24"/>
          <w:szCs w:val="24"/>
          <w:lang w:val="en-GB"/>
        </w:rPr>
        <w:t xml:space="preserve">is workflow could be </w:t>
      </w:r>
      <w:r w:rsidR="00C1009B">
        <w:rPr>
          <w:rFonts w:eastAsia="Times New Roman"/>
          <w:sz w:val="24"/>
          <w:szCs w:val="24"/>
          <w:lang w:val="en-GB"/>
        </w:rPr>
        <w:t>amended</w:t>
      </w:r>
      <w:r w:rsidR="00F8381C">
        <w:rPr>
          <w:rFonts w:eastAsia="Times New Roman"/>
          <w:sz w:val="24"/>
          <w:szCs w:val="24"/>
          <w:lang w:val="en-GB"/>
        </w:rPr>
        <w:t xml:space="preserve"> and improved</w:t>
      </w:r>
      <w:r w:rsidR="00E123CF">
        <w:rPr>
          <w:rFonts w:eastAsia="Times New Roman"/>
          <w:sz w:val="24"/>
          <w:szCs w:val="24"/>
          <w:lang w:val="en-GB"/>
        </w:rPr>
        <w:t xml:space="preserve"> with the submission</w:t>
      </w:r>
      <w:r w:rsidR="00F8381C">
        <w:rPr>
          <w:rFonts w:eastAsia="Times New Roman"/>
          <w:sz w:val="24"/>
          <w:szCs w:val="24"/>
          <w:lang w:val="en-GB"/>
        </w:rPr>
        <w:t xml:space="preserve"> and </w:t>
      </w:r>
      <w:r w:rsidR="00A21047">
        <w:rPr>
          <w:rFonts w:eastAsia="Times New Roman"/>
          <w:sz w:val="24"/>
          <w:szCs w:val="24"/>
          <w:lang w:val="en-GB"/>
        </w:rPr>
        <w:t>incorporation</w:t>
      </w:r>
      <w:r w:rsidR="00E123CF">
        <w:rPr>
          <w:rFonts w:eastAsia="Times New Roman"/>
          <w:sz w:val="24"/>
          <w:szCs w:val="24"/>
          <w:lang w:val="en-GB"/>
        </w:rPr>
        <w:t xml:space="preserve"> of new SEND data</w:t>
      </w:r>
      <w:r w:rsidRPr="004F4023">
        <w:rPr>
          <w:rFonts w:eastAsia="Times New Roman"/>
          <w:sz w:val="24"/>
          <w:szCs w:val="24"/>
          <w:lang w:val="en-GB"/>
        </w:rPr>
        <w:t xml:space="preserve">, as well as be </w:t>
      </w:r>
      <w:r w:rsidR="00C1009B">
        <w:rPr>
          <w:rFonts w:eastAsia="Times New Roman"/>
          <w:sz w:val="24"/>
          <w:szCs w:val="24"/>
          <w:lang w:val="en-GB"/>
        </w:rPr>
        <w:t>extend</w:t>
      </w:r>
      <w:r w:rsidRPr="004F4023">
        <w:rPr>
          <w:rFonts w:eastAsia="Times New Roman"/>
          <w:sz w:val="24"/>
          <w:szCs w:val="24"/>
          <w:lang w:val="en-GB"/>
        </w:rPr>
        <w:t xml:space="preserve"> </w:t>
      </w:r>
      <w:r w:rsidR="00C1009B">
        <w:rPr>
          <w:rFonts w:eastAsia="Times New Roman"/>
          <w:sz w:val="24"/>
          <w:szCs w:val="24"/>
          <w:lang w:val="en-GB"/>
        </w:rPr>
        <w:t>to</w:t>
      </w:r>
      <w:r w:rsidRPr="004F4023">
        <w:rPr>
          <w:rFonts w:eastAsia="Times New Roman"/>
          <w:sz w:val="24"/>
          <w:szCs w:val="24"/>
          <w:lang w:val="en-GB"/>
        </w:rPr>
        <w:t xml:space="preserve"> other complex toxicity endpoints (e.g., nephrotoxicity</w:t>
      </w:r>
      <w:r w:rsidR="0089677D">
        <w:rPr>
          <w:rFonts w:eastAsia="Times New Roman"/>
          <w:sz w:val="24"/>
          <w:szCs w:val="24"/>
          <w:lang w:val="en-GB"/>
        </w:rPr>
        <w:t>, cardiotoxicity</w:t>
      </w:r>
      <w:r w:rsidRPr="004F4023">
        <w:rPr>
          <w:rFonts w:eastAsia="Times New Roman"/>
          <w:sz w:val="24"/>
          <w:szCs w:val="24"/>
          <w:lang w:val="en-GB"/>
        </w:rPr>
        <w:t>)</w:t>
      </w:r>
      <w:r w:rsidR="00F8381C">
        <w:rPr>
          <w:rFonts w:eastAsia="Times New Roman"/>
          <w:sz w:val="24"/>
          <w:szCs w:val="24"/>
          <w:lang w:val="en-GB"/>
        </w:rPr>
        <w:t xml:space="preserve"> to</w:t>
      </w:r>
      <w:r w:rsidRPr="004F4023">
        <w:rPr>
          <w:rFonts w:eastAsia="Times New Roman"/>
          <w:sz w:val="24"/>
          <w:szCs w:val="24"/>
          <w:lang w:val="en-GB"/>
        </w:rPr>
        <w:t xml:space="preserve"> inform on </w:t>
      </w:r>
      <w:r w:rsidR="00E47E2E">
        <w:rPr>
          <w:rFonts w:eastAsia="Times New Roman"/>
          <w:sz w:val="24"/>
          <w:szCs w:val="24"/>
          <w:lang w:val="en-GB"/>
        </w:rPr>
        <w:t xml:space="preserve">potential novel </w:t>
      </w:r>
      <w:r w:rsidR="00F8381C">
        <w:rPr>
          <w:rFonts w:eastAsia="Times New Roman"/>
          <w:sz w:val="24"/>
          <w:szCs w:val="24"/>
          <w:lang w:val="en-GB"/>
        </w:rPr>
        <w:t>biological processes</w:t>
      </w:r>
      <w:r w:rsidR="00C1009B">
        <w:rPr>
          <w:rFonts w:eastAsia="Times New Roman"/>
          <w:sz w:val="24"/>
          <w:szCs w:val="24"/>
          <w:lang w:val="en-GB"/>
        </w:rPr>
        <w:t xml:space="preserve"> and perturbations</w:t>
      </w:r>
      <w:r w:rsidRPr="004F4023">
        <w:rPr>
          <w:rFonts w:eastAsia="Times New Roman"/>
          <w:sz w:val="24"/>
          <w:szCs w:val="24"/>
          <w:lang w:val="en-GB"/>
        </w:rPr>
        <w:t>.</w:t>
      </w:r>
    </w:p>
    <w:p w14:paraId="391D97CD" w14:textId="77777777" w:rsidR="00F653F7" w:rsidRDefault="00F653F7">
      <w:pPr>
        <w:spacing w:after="160" w:line="259" w:lineRule="auto"/>
        <w:rPr>
          <w:rFonts w:eastAsia="Times New Roman"/>
          <w:sz w:val="24"/>
          <w:szCs w:val="24"/>
          <w:lang w:val="en-GB"/>
        </w:rPr>
      </w:pPr>
      <w:r>
        <w:rPr>
          <w:rFonts w:eastAsia="Times New Roman"/>
          <w:sz w:val="24"/>
          <w:szCs w:val="24"/>
          <w:lang w:val="en-GB"/>
        </w:rPr>
        <w:br w:type="page"/>
      </w:r>
    </w:p>
    <w:p w14:paraId="1F80E2CA" w14:textId="77777777" w:rsidR="00F653F7" w:rsidRPr="00FF3A2A" w:rsidRDefault="00F653F7" w:rsidP="00E123CF">
      <w:pPr>
        <w:spacing w:before="120" w:after="120" w:line="480" w:lineRule="auto"/>
        <w:ind w:firstLine="720"/>
        <w:rPr>
          <w:rFonts w:eastAsia="Times New Roman"/>
          <w:b/>
          <w:bCs/>
          <w:sz w:val="24"/>
          <w:szCs w:val="24"/>
          <w:lang w:val="en-GB"/>
        </w:rPr>
      </w:pPr>
      <w:r w:rsidRPr="00FF3A2A">
        <w:rPr>
          <w:rFonts w:eastAsia="Times New Roman"/>
          <w:b/>
          <w:bCs/>
          <w:sz w:val="24"/>
          <w:szCs w:val="24"/>
          <w:lang w:val="en-GB"/>
        </w:rPr>
        <w:lastRenderedPageBreak/>
        <w:t>Graphical Abstract</w:t>
      </w:r>
    </w:p>
    <w:p w14:paraId="4E0777DC" w14:textId="77777777" w:rsidR="00A34CAC" w:rsidRDefault="00A34CAC" w:rsidP="00E123CF">
      <w:pPr>
        <w:spacing w:before="120" w:after="120" w:line="480" w:lineRule="auto"/>
        <w:ind w:firstLine="720"/>
        <w:rPr>
          <w:rFonts w:eastAsia="Times New Roman"/>
          <w:sz w:val="24"/>
          <w:szCs w:val="24"/>
          <w:lang w:val="en-GB"/>
        </w:rPr>
      </w:pPr>
      <w:commentRangeStart w:id="38"/>
      <w:r w:rsidRPr="00A34CAC">
        <w:rPr>
          <w:rFonts w:eastAsia="Times New Roman"/>
          <w:noProof/>
          <w:sz w:val="24"/>
          <w:szCs w:val="24"/>
        </w:rPr>
        <w:drawing>
          <wp:inline distT="0" distB="0" distL="0" distR="0" wp14:anchorId="7EA55C96" wp14:editId="1EB0CA4C">
            <wp:extent cx="2444750" cy="3282593"/>
            <wp:effectExtent l="0" t="0" r="0" b="0"/>
            <wp:docPr id="1074" name="Picture 1073">
              <a:extLst xmlns:a="http://schemas.openxmlformats.org/drawingml/2006/main">
                <a:ext uri="{FF2B5EF4-FFF2-40B4-BE49-F238E27FC236}">
                  <a16:creationId xmlns:a16="http://schemas.microsoft.com/office/drawing/2014/main" id="{3F681D76-235C-470F-BBC0-F6BDE4CE49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Picture 1073">
                      <a:extLst>
                        <a:ext uri="{FF2B5EF4-FFF2-40B4-BE49-F238E27FC236}">
                          <a16:creationId xmlns:a16="http://schemas.microsoft.com/office/drawing/2014/main" id="{3F681D76-235C-470F-BBC0-F6BDE4CE4982}"/>
                        </a:ext>
                      </a:extLst>
                    </pic:cNvPr>
                    <pic:cNvPicPr>
                      <a:picLocks noChangeAspect="1"/>
                    </pic:cNvPicPr>
                  </pic:nvPicPr>
                  <pic:blipFill>
                    <a:blip r:embed="rId16"/>
                    <a:stretch>
                      <a:fillRect/>
                    </a:stretch>
                  </pic:blipFill>
                  <pic:spPr>
                    <a:xfrm>
                      <a:off x="0" y="0"/>
                      <a:ext cx="2469854" cy="3316300"/>
                    </a:xfrm>
                    <a:prstGeom prst="rect">
                      <a:avLst/>
                    </a:prstGeom>
                  </pic:spPr>
                </pic:pic>
              </a:graphicData>
            </a:graphic>
          </wp:inline>
        </w:drawing>
      </w:r>
      <w:commentRangeEnd w:id="38"/>
      <w:r w:rsidR="006358F9">
        <w:rPr>
          <w:rStyle w:val="CommentReference"/>
          <w:lang w:val="x-none"/>
        </w:rPr>
        <w:commentReference w:id="38"/>
      </w:r>
    </w:p>
    <w:p w14:paraId="581EFFEA" w14:textId="77777777" w:rsidR="00A34CAC" w:rsidRDefault="00A34CAC">
      <w:pPr>
        <w:spacing w:after="160" w:line="259" w:lineRule="auto"/>
        <w:rPr>
          <w:rFonts w:eastAsia="Times New Roman"/>
          <w:sz w:val="24"/>
          <w:szCs w:val="24"/>
          <w:lang w:val="en-GB"/>
        </w:rPr>
      </w:pPr>
      <w:r>
        <w:rPr>
          <w:rFonts w:eastAsia="Times New Roman"/>
          <w:sz w:val="24"/>
          <w:szCs w:val="24"/>
          <w:lang w:val="en-GB"/>
        </w:rPr>
        <w:br w:type="page"/>
      </w:r>
    </w:p>
    <w:p w14:paraId="4BCFCE16" w14:textId="01F95146" w:rsidR="004F4023" w:rsidRDefault="004F4023" w:rsidP="00E123CF">
      <w:pPr>
        <w:spacing w:before="120" w:after="120" w:line="480" w:lineRule="auto"/>
        <w:ind w:firstLine="720"/>
        <w:rPr>
          <w:rFonts w:eastAsia="Times New Roman"/>
          <w:sz w:val="24"/>
          <w:szCs w:val="24"/>
          <w:lang w:val="en-GB"/>
        </w:rPr>
      </w:pPr>
    </w:p>
    <w:p w14:paraId="05291651" w14:textId="095C39B6" w:rsidR="009A0EC4" w:rsidRDefault="49777C68" w:rsidP="00E50879">
      <w:pPr>
        <w:pStyle w:val="Heading1"/>
        <w:rPr>
          <w:lang w:val="en-GB"/>
        </w:rPr>
      </w:pPr>
      <w:r w:rsidRPr="49777C68">
        <w:rPr>
          <w:lang w:val="en-GB"/>
        </w:rPr>
        <w:t>INTRODUCTION</w:t>
      </w:r>
    </w:p>
    <w:p w14:paraId="321EA84D" w14:textId="77777777" w:rsidR="009C0F91" w:rsidRPr="009C0F91" w:rsidRDefault="009C0F91" w:rsidP="009C0F91">
      <w:pPr>
        <w:pStyle w:val="BMSBodyText"/>
        <w:rPr>
          <w:lang w:val="en-GB" w:eastAsia="x-none"/>
        </w:rPr>
      </w:pPr>
    </w:p>
    <w:p w14:paraId="02BCD8CC" w14:textId="212EBB26" w:rsidR="00356BB2" w:rsidRDefault="009C0F91" w:rsidP="00356BB2">
      <w:pPr>
        <w:keepNext/>
        <w:spacing w:line="480" w:lineRule="auto"/>
        <w:ind w:firstLine="720"/>
      </w:pPr>
      <w:r w:rsidRPr="00B81F6C">
        <w:rPr>
          <w:rFonts w:eastAsia="Times New Roman"/>
          <w:sz w:val="24"/>
          <w:szCs w:val="24"/>
          <w:lang w:val="en-GB"/>
        </w:rPr>
        <w:t>Prior to the initiation of clinical trials, the</w:t>
      </w:r>
      <w:r w:rsidR="00CD051B" w:rsidRPr="00B81F6C">
        <w:rPr>
          <w:rFonts w:eastAsia="Times New Roman"/>
          <w:sz w:val="24"/>
          <w:szCs w:val="24"/>
          <w:lang w:val="en-GB"/>
        </w:rPr>
        <w:t xml:space="preserve"> U.S. Food and Drug Administration (FDA) Center for Drug Evaluation and Research</w:t>
      </w:r>
      <w:r w:rsidR="00ED7E3C" w:rsidRPr="00B81F6C">
        <w:rPr>
          <w:rFonts w:eastAsia="Times New Roman"/>
          <w:sz w:val="24"/>
          <w:szCs w:val="24"/>
          <w:lang w:val="en-GB"/>
        </w:rPr>
        <w:t xml:space="preserve"> (CDER)</w:t>
      </w:r>
      <w:r w:rsidRPr="00B81F6C">
        <w:rPr>
          <w:rFonts w:eastAsia="Times New Roman"/>
          <w:sz w:val="24"/>
          <w:szCs w:val="24"/>
          <w:lang w:val="en-GB"/>
        </w:rPr>
        <w:t xml:space="preserve"> requires the submission </w:t>
      </w:r>
      <w:r w:rsidR="009C2E13">
        <w:rPr>
          <w:rFonts w:eastAsia="Times New Roman"/>
          <w:sz w:val="24"/>
          <w:szCs w:val="24"/>
          <w:lang w:val="en-GB"/>
        </w:rPr>
        <w:t xml:space="preserve">of </w:t>
      </w:r>
      <w:del w:id="39" w:author="Snyder, Kevin" w:date="2022-02-23T16:04:00Z">
        <w:r w:rsidRPr="00B81F6C" w:rsidDel="00D67587">
          <w:rPr>
            <w:rFonts w:eastAsia="Times New Roman"/>
            <w:sz w:val="24"/>
            <w:szCs w:val="24"/>
            <w:lang w:val="en-GB"/>
          </w:rPr>
          <w:delText>non</w:delText>
        </w:r>
        <w:r w:rsidR="009C2E13" w:rsidDel="00D67587">
          <w:rPr>
            <w:rFonts w:eastAsia="Times New Roman"/>
            <w:sz w:val="24"/>
            <w:szCs w:val="24"/>
            <w:lang w:val="en-GB"/>
          </w:rPr>
          <w:delText>-</w:delText>
        </w:r>
        <w:r w:rsidRPr="00B81F6C" w:rsidDel="00D67587">
          <w:rPr>
            <w:rFonts w:eastAsia="Times New Roman"/>
            <w:sz w:val="24"/>
            <w:szCs w:val="24"/>
            <w:lang w:val="en-GB"/>
          </w:rPr>
          <w:delText>clinical</w:delText>
        </w:r>
      </w:del>
      <w:ins w:id="40" w:author="Snyder, Kevin" w:date="2022-02-23T16:04:00Z">
        <w:r w:rsidR="00D67587">
          <w:rPr>
            <w:rFonts w:eastAsia="Times New Roman"/>
            <w:sz w:val="24"/>
            <w:szCs w:val="24"/>
            <w:lang w:val="en-GB"/>
          </w:rPr>
          <w:t>nonclinical</w:t>
        </w:r>
      </w:ins>
      <w:r w:rsidRPr="00B81F6C">
        <w:rPr>
          <w:rFonts w:eastAsia="Times New Roman"/>
          <w:sz w:val="24"/>
          <w:szCs w:val="24"/>
          <w:lang w:val="en-GB"/>
        </w:rPr>
        <w:t xml:space="preserve"> animal toxicity data </w:t>
      </w:r>
      <w:r w:rsidR="008C37AE">
        <w:rPr>
          <w:rFonts w:eastAsia="Times New Roman"/>
          <w:sz w:val="24"/>
          <w:szCs w:val="24"/>
          <w:lang w:val="en-GB"/>
        </w:rPr>
        <w:t>for every</w:t>
      </w:r>
      <w:r w:rsidR="00ED7E3C" w:rsidRPr="00B81F6C">
        <w:rPr>
          <w:rFonts w:eastAsia="Times New Roman"/>
          <w:sz w:val="24"/>
          <w:szCs w:val="24"/>
          <w:lang w:val="en-GB"/>
        </w:rPr>
        <w:t xml:space="preserve"> </w:t>
      </w:r>
      <w:r w:rsidRPr="00B81F6C">
        <w:rPr>
          <w:rFonts w:eastAsia="Times New Roman"/>
          <w:sz w:val="24"/>
          <w:szCs w:val="24"/>
          <w:lang w:val="en-GB"/>
        </w:rPr>
        <w:t>Investigative New Drug (IND) application</w:t>
      </w:r>
      <w:r w:rsidR="008C37AE">
        <w:rPr>
          <w:rFonts w:eastAsia="Times New Roman"/>
          <w:sz w:val="24"/>
          <w:szCs w:val="24"/>
          <w:lang w:val="en-GB"/>
        </w:rPr>
        <w:t xml:space="preserve"> [</w:t>
      </w:r>
      <w:commentRangeStart w:id="41"/>
      <w:commentRangeStart w:id="42"/>
      <w:commentRangeStart w:id="43"/>
      <w:r w:rsidR="008C37AE" w:rsidRPr="008C37AE">
        <w:rPr>
          <w:rFonts w:eastAsia="Times New Roman"/>
          <w:sz w:val="24"/>
          <w:szCs w:val="24"/>
          <w:highlight w:val="yellow"/>
          <w:lang w:val="en-GB"/>
        </w:rPr>
        <w:t>REF</w:t>
      </w:r>
      <w:commentRangeEnd w:id="41"/>
      <w:r w:rsidR="009C2E13">
        <w:rPr>
          <w:rStyle w:val="CommentReference"/>
          <w:lang w:val="x-none"/>
        </w:rPr>
        <w:commentReference w:id="41"/>
      </w:r>
      <w:commentRangeEnd w:id="42"/>
      <w:r w:rsidR="007A0DAC">
        <w:rPr>
          <w:rStyle w:val="CommentReference"/>
          <w:lang w:val="x-none"/>
        </w:rPr>
        <w:commentReference w:id="42"/>
      </w:r>
      <w:commentRangeEnd w:id="43"/>
      <w:r w:rsidR="00607741">
        <w:rPr>
          <w:rStyle w:val="CommentReference"/>
          <w:lang w:val="x-none"/>
        </w:rPr>
        <w:commentReference w:id="43"/>
      </w:r>
      <w:r w:rsidR="008C37AE">
        <w:rPr>
          <w:rFonts w:eastAsia="Times New Roman"/>
          <w:sz w:val="24"/>
          <w:szCs w:val="24"/>
          <w:lang w:val="en-GB"/>
        </w:rPr>
        <w:t>]</w:t>
      </w:r>
      <w:r w:rsidR="00CD051B" w:rsidRPr="00B81F6C">
        <w:rPr>
          <w:rFonts w:eastAsia="Times New Roman"/>
          <w:sz w:val="24"/>
          <w:szCs w:val="24"/>
          <w:lang w:val="en-GB"/>
        </w:rPr>
        <w:t>.</w:t>
      </w:r>
      <w:r w:rsidR="00ED7E3C" w:rsidRPr="00B81F6C">
        <w:rPr>
          <w:rFonts w:eastAsia="Times New Roman"/>
          <w:sz w:val="24"/>
          <w:szCs w:val="24"/>
          <w:lang w:val="en-GB"/>
        </w:rPr>
        <w:t xml:space="preserve">  </w:t>
      </w:r>
      <w:del w:id="44" w:author="Snyder, Kevin" w:date="2022-03-10T11:59:00Z">
        <w:r w:rsidR="00DB4DF0" w:rsidRPr="00B81F6C" w:rsidDel="0011303C">
          <w:rPr>
            <w:rFonts w:eastAsia="Times New Roman"/>
            <w:sz w:val="24"/>
            <w:szCs w:val="24"/>
            <w:lang w:val="en-GB"/>
          </w:rPr>
          <w:delText xml:space="preserve">Within in </w:delText>
        </w:r>
      </w:del>
      <w:ins w:id="45" w:author="Snyder, Kevin" w:date="2022-03-10T11:59:00Z">
        <w:r w:rsidR="0011303C">
          <w:rPr>
            <w:rFonts w:eastAsia="Times New Roman"/>
            <w:sz w:val="24"/>
            <w:szCs w:val="24"/>
            <w:lang w:val="en-GB"/>
          </w:rPr>
          <w:t xml:space="preserve">For </w:t>
        </w:r>
      </w:ins>
      <w:r w:rsidR="00DB4DF0" w:rsidRPr="00B81F6C">
        <w:rPr>
          <w:rFonts w:eastAsia="Times New Roman"/>
          <w:sz w:val="24"/>
          <w:szCs w:val="24"/>
          <w:lang w:val="en-GB"/>
        </w:rPr>
        <w:t xml:space="preserve">each application, </w:t>
      </w:r>
      <w:r w:rsidR="00651B03" w:rsidRPr="00B81F6C">
        <w:rPr>
          <w:rFonts w:eastAsia="Times New Roman"/>
          <w:sz w:val="24"/>
          <w:szCs w:val="24"/>
          <w:lang w:val="en-GB"/>
        </w:rPr>
        <w:t>Good Laboratory Practice (GLP)</w:t>
      </w:r>
      <w:r w:rsidR="008C37AE">
        <w:rPr>
          <w:rFonts w:eastAsia="Times New Roman"/>
          <w:sz w:val="24"/>
          <w:szCs w:val="24"/>
          <w:lang w:val="en-GB"/>
        </w:rPr>
        <w:t>-</w:t>
      </w:r>
      <w:r w:rsidR="00651B03" w:rsidRPr="00B81F6C">
        <w:rPr>
          <w:rFonts w:eastAsia="Times New Roman"/>
          <w:sz w:val="24"/>
          <w:szCs w:val="24"/>
          <w:lang w:val="en-GB"/>
        </w:rPr>
        <w:t xml:space="preserve">compliant </w:t>
      </w:r>
      <w:ins w:id="46" w:author="Snyder, Kevin" w:date="2022-03-10T11:59:00Z">
        <w:r w:rsidR="0011303C">
          <w:rPr>
            <w:rFonts w:eastAsia="Times New Roman"/>
            <w:sz w:val="24"/>
            <w:szCs w:val="24"/>
            <w:lang w:val="en-GB"/>
          </w:rPr>
          <w:t>single-dose</w:t>
        </w:r>
      </w:ins>
      <w:ins w:id="47" w:author="Snyder, Kevin" w:date="2022-03-10T12:00:00Z">
        <w:r w:rsidR="0011303C">
          <w:rPr>
            <w:rFonts w:eastAsia="Times New Roman"/>
            <w:sz w:val="24"/>
            <w:szCs w:val="24"/>
            <w:lang w:val="en-GB"/>
          </w:rPr>
          <w:t xml:space="preserve"> or </w:t>
        </w:r>
      </w:ins>
      <w:r w:rsidR="00DB4DF0" w:rsidRPr="00B81F6C">
        <w:rPr>
          <w:rFonts w:eastAsia="Times New Roman"/>
          <w:sz w:val="24"/>
          <w:szCs w:val="24"/>
          <w:lang w:val="en-GB"/>
        </w:rPr>
        <w:t>repeat</w:t>
      </w:r>
      <w:r w:rsidR="008C37AE">
        <w:rPr>
          <w:rFonts w:eastAsia="Times New Roman"/>
          <w:sz w:val="24"/>
          <w:szCs w:val="24"/>
          <w:lang w:val="en-GB"/>
        </w:rPr>
        <w:t>-</w:t>
      </w:r>
      <w:r w:rsidR="00DB4DF0" w:rsidRPr="00B81F6C">
        <w:rPr>
          <w:rFonts w:eastAsia="Times New Roman"/>
          <w:sz w:val="24"/>
          <w:szCs w:val="24"/>
          <w:lang w:val="en-GB"/>
        </w:rPr>
        <w:t>dose</w:t>
      </w:r>
      <w:ins w:id="48" w:author="Snyder, Kevin" w:date="2022-03-10T11:59:00Z">
        <w:r w:rsidR="0011303C">
          <w:rPr>
            <w:rFonts w:eastAsia="Times New Roman"/>
            <w:sz w:val="24"/>
            <w:szCs w:val="24"/>
            <w:lang w:val="en-GB"/>
          </w:rPr>
          <w:t xml:space="preserve"> general</w:t>
        </w:r>
      </w:ins>
      <w:r w:rsidR="00DB4DF0" w:rsidRPr="00B81F6C">
        <w:rPr>
          <w:rFonts w:eastAsia="Times New Roman"/>
          <w:sz w:val="24"/>
          <w:szCs w:val="24"/>
          <w:lang w:val="en-GB"/>
        </w:rPr>
        <w:t xml:space="preserve"> toxicity studies</w:t>
      </w:r>
      <w:r w:rsidR="00651B03" w:rsidRPr="00B81F6C">
        <w:rPr>
          <w:rFonts w:eastAsia="Times New Roman"/>
          <w:sz w:val="24"/>
          <w:szCs w:val="24"/>
          <w:lang w:val="en-GB"/>
        </w:rPr>
        <w:t xml:space="preserve"> </w:t>
      </w:r>
      <w:ins w:id="49" w:author="Snyder, Kevin" w:date="2022-03-10T12:01:00Z">
        <w:r w:rsidR="0011303C">
          <w:rPr>
            <w:rFonts w:eastAsia="Times New Roman"/>
            <w:sz w:val="24"/>
            <w:szCs w:val="24"/>
            <w:lang w:val="en-GB"/>
          </w:rPr>
          <w:t xml:space="preserve">are conducted </w:t>
        </w:r>
      </w:ins>
      <w:del w:id="50" w:author="Snyder, Kevin" w:date="2022-03-10T12:02:00Z">
        <w:r w:rsidR="00D54627" w:rsidDel="0011303C">
          <w:rPr>
            <w:rFonts w:eastAsia="Times New Roman"/>
            <w:sz w:val="24"/>
            <w:szCs w:val="24"/>
            <w:lang w:val="en-GB"/>
          </w:rPr>
          <w:delText xml:space="preserve">using </w:delText>
        </w:r>
      </w:del>
      <w:ins w:id="51" w:author="Snyder, Kevin" w:date="2022-03-10T12:02:00Z">
        <w:r w:rsidR="0011303C">
          <w:rPr>
            <w:rFonts w:eastAsia="Times New Roman"/>
            <w:sz w:val="24"/>
            <w:szCs w:val="24"/>
            <w:lang w:val="en-GB"/>
          </w:rPr>
          <w:t xml:space="preserve">in accordance with the </w:t>
        </w:r>
      </w:ins>
      <w:r w:rsidR="00D54627">
        <w:rPr>
          <w:rFonts w:eastAsia="Times New Roman"/>
          <w:sz w:val="24"/>
          <w:szCs w:val="24"/>
          <w:lang w:val="en-GB"/>
        </w:rPr>
        <w:t>guidelines set forth by the Organisation for Economic Co-operation and Development (OECD)</w:t>
      </w:r>
      <w:ins w:id="52" w:author="Snyder, Kevin" w:date="2022-03-10T12:02:00Z">
        <w:r w:rsidR="0011303C">
          <w:rPr>
            <w:rFonts w:eastAsia="Times New Roman"/>
            <w:sz w:val="24"/>
            <w:szCs w:val="24"/>
            <w:lang w:val="en-GB"/>
          </w:rPr>
          <w:t xml:space="preserve"> and International Council </w:t>
        </w:r>
      </w:ins>
      <w:ins w:id="53" w:author="Snyder, Kevin" w:date="2022-03-10T12:23:00Z">
        <w:r w:rsidR="00C65A5A">
          <w:rPr>
            <w:rFonts w:eastAsia="Times New Roman"/>
            <w:sz w:val="24"/>
            <w:szCs w:val="24"/>
            <w:lang w:val="en-GB"/>
          </w:rPr>
          <w:t>for</w:t>
        </w:r>
      </w:ins>
      <w:ins w:id="54" w:author="Snyder, Kevin" w:date="2022-03-10T12:02:00Z">
        <w:r w:rsidR="0011303C">
          <w:rPr>
            <w:rFonts w:eastAsia="Times New Roman"/>
            <w:sz w:val="24"/>
            <w:szCs w:val="24"/>
            <w:lang w:val="en-GB"/>
          </w:rPr>
          <w:t xml:space="preserve"> Harmonization</w:t>
        </w:r>
      </w:ins>
      <w:ins w:id="55" w:author="Snyder, Kevin" w:date="2022-03-10T12:23:00Z">
        <w:r w:rsidR="00C65A5A">
          <w:rPr>
            <w:rFonts w:eastAsia="Times New Roman"/>
            <w:sz w:val="24"/>
            <w:szCs w:val="24"/>
            <w:lang w:val="en-GB"/>
          </w:rPr>
          <w:t xml:space="preserve"> of Technical Requirements for Pharmaceuticals for Human Use</w:t>
        </w:r>
      </w:ins>
      <w:ins w:id="56" w:author="Snyder, Kevin" w:date="2022-03-10T12:02:00Z">
        <w:r w:rsidR="0011303C">
          <w:rPr>
            <w:rFonts w:eastAsia="Times New Roman"/>
            <w:sz w:val="24"/>
            <w:szCs w:val="24"/>
            <w:lang w:val="en-GB"/>
          </w:rPr>
          <w:t xml:space="preserve"> (ICH)</w:t>
        </w:r>
      </w:ins>
      <w:del w:id="57" w:author="Snyder, Kevin" w:date="2022-03-10T11:55:00Z">
        <w:r w:rsidR="00D54627" w:rsidDel="0011303C">
          <w:rPr>
            <w:rFonts w:eastAsia="Times New Roman"/>
            <w:sz w:val="24"/>
            <w:szCs w:val="24"/>
            <w:lang w:val="en-GB"/>
          </w:rPr>
          <w:delText xml:space="preserve"> are </w:delText>
        </w:r>
        <w:r w:rsidR="009C2E13" w:rsidDel="0011303C">
          <w:rPr>
            <w:rFonts w:eastAsia="Times New Roman"/>
            <w:sz w:val="24"/>
            <w:szCs w:val="24"/>
            <w:lang w:val="en-GB"/>
          </w:rPr>
          <w:delText>performed</w:delText>
        </w:r>
      </w:del>
      <w:r w:rsidR="00D54627">
        <w:rPr>
          <w:rFonts w:eastAsia="Times New Roman"/>
          <w:sz w:val="24"/>
          <w:szCs w:val="24"/>
          <w:lang w:val="en-GB"/>
        </w:rPr>
        <w:t xml:space="preserve">.  </w:t>
      </w:r>
      <w:del w:id="58" w:author="Snyder, Kevin" w:date="2022-03-10T12:30:00Z">
        <w:r w:rsidR="00D54627" w:rsidDel="00722EE5">
          <w:rPr>
            <w:rFonts w:eastAsia="Times New Roman"/>
            <w:sz w:val="24"/>
            <w:szCs w:val="24"/>
            <w:lang w:val="en-GB"/>
          </w:rPr>
          <w:delText>Typically, t</w:delText>
        </w:r>
      </w:del>
      <w:ins w:id="59" w:author="Snyder, Kevin" w:date="2022-03-10T12:30:00Z">
        <w:r w:rsidR="00722EE5">
          <w:rPr>
            <w:rFonts w:eastAsia="Times New Roman"/>
            <w:sz w:val="24"/>
            <w:szCs w:val="24"/>
            <w:lang w:val="en-GB"/>
          </w:rPr>
          <w:t>T</w:t>
        </w:r>
      </w:ins>
      <w:r w:rsidR="00D54627">
        <w:rPr>
          <w:rFonts w:eastAsia="Times New Roman"/>
          <w:sz w:val="24"/>
          <w:szCs w:val="24"/>
          <w:lang w:val="en-GB"/>
        </w:rPr>
        <w:t xml:space="preserve">hese studies </w:t>
      </w:r>
      <w:del w:id="60" w:author="Snyder, Kevin" w:date="2022-03-10T12:29:00Z">
        <w:r w:rsidR="00D54627" w:rsidDel="00722EE5">
          <w:rPr>
            <w:rFonts w:eastAsia="Times New Roman"/>
            <w:sz w:val="24"/>
            <w:szCs w:val="24"/>
            <w:lang w:val="en-GB"/>
          </w:rPr>
          <w:delText xml:space="preserve">require </w:delText>
        </w:r>
      </w:del>
      <w:ins w:id="61" w:author="Snyder, Kevin" w:date="2022-03-10T12:30:00Z">
        <w:r w:rsidR="00722EE5">
          <w:rPr>
            <w:rFonts w:eastAsia="Times New Roman"/>
            <w:sz w:val="24"/>
            <w:szCs w:val="24"/>
            <w:lang w:val="en-GB"/>
          </w:rPr>
          <w:t xml:space="preserve">typically </w:t>
        </w:r>
      </w:ins>
      <w:ins w:id="62" w:author="Snyder, Kevin" w:date="2022-03-10T12:31:00Z">
        <w:r w:rsidR="00722EE5">
          <w:rPr>
            <w:rFonts w:eastAsia="Times New Roman"/>
            <w:sz w:val="24"/>
            <w:szCs w:val="24"/>
            <w:lang w:val="en-GB"/>
          </w:rPr>
          <w:t xml:space="preserve">evaluate </w:t>
        </w:r>
      </w:ins>
      <w:r w:rsidR="00D54627">
        <w:rPr>
          <w:rFonts w:eastAsia="Times New Roman"/>
          <w:sz w:val="24"/>
          <w:szCs w:val="24"/>
          <w:lang w:val="en-GB"/>
        </w:rPr>
        <w:t>the</w:t>
      </w:r>
      <w:ins w:id="63" w:author="Snyder, Kevin" w:date="2022-03-10T12:32:00Z">
        <w:r w:rsidR="00722EE5">
          <w:rPr>
            <w:rFonts w:eastAsia="Times New Roman"/>
            <w:sz w:val="24"/>
            <w:szCs w:val="24"/>
            <w:lang w:val="en-GB"/>
          </w:rPr>
          <w:t xml:space="preserve"> toxicological </w:t>
        </w:r>
      </w:ins>
      <w:ins w:id="64" w:author="Snyder, Kevin" w:date="2022-03-10T12:34:00Z">
        <w:r w:rsidR="00722EE5">
          <w:rPr>
            <w:rFonts w:eastAsia="Times New Roman"/>
            <w:sz w:val="24"/>
            <w:szCs w:val="24"/>
            <w:lang w:val="en-GB"/>
          </w:rPr>
          <w:t xml:space="preserve">profile </w:t>
        </w:r>
      </w:ins>
      <w:ins w:id="65" w:author="Snyder, Kevin" w:date="2022-03-10T12:32:00Z">
        <w:r w:rsidR="00722EE5">
          <w:rPr>
            <w:rFonts w:eastAsia="Times New Roman"/>
            <w:sz w:val="24"/>
            <w:szCs w:val="24"/>
            <w:lang w:val="en-GB"/>
          </w:rPr>
          <w:t>of the active pharmaceutical ingredient (API)</w:t>
        </w:r>
      </w:ins>
      <w:r w:rsidR="00D54627">
        <w:rPr>
          <w:rFonts w:eastAsia="Times New Roman"/>
          <w:sz w:val="24"/>
          <w:szCs w:val="24"/>
          <w:lang w:val="en-GB"/>
        </w:rPr>
        <w:t xml:space="preserve"> </w:t>
      </w:r>
      <w:del w:id="66" w:author="Snyder, Kevin" w:date="2022-03-10T12:33:00Z">
        <w:r w:rsidR="00D54627" w:rsidDel="00722EE5">
          <w:rPr>
            <w:rFonts w:eastAsia="Times New Roman"/>
            <w:sz w:val="24"/>
            <w:szCs w:val="24"/>
            <w:lang w:val="en-GB"/>
          </w:rPr>
          <w:delText>use of</w:delText>
        </w:r>
        <w:r w:rsidR="00651B03" w:rsidRPr="00B81F6C" w:rsidDel="00722EE5">
          <w:rPr>
            <w:rFonts w:eastAsia="Times New Roman"/>
            <w:sz w:val="24"/>
            <w:szCs w:val="24"/>
            <w:lang w:val="en-GB"/>
          </w:rPr>
          <w:delText xml:space="preserve"> </w:delText>
        </w:r>
      </w:del>
      <w:ins w:id="67" w:author="Snyder, Kevin" w:date="2022-03-10T12:33:00Z">
        <w:r w:rsidR="00722EE5">
          <w:rPr>
            <w:rFonts w:eastAsia="Times New Roman"/>
            <w:sz w:val="24"/>
            <w:szCs w:val="24"/>
            <w:lang w:val="en-GB"/>
          </w:rPr>
          <w:t xml:space="preserve">in </w:t>
        </w:r>
      </w:ins>
      <w:r w:rsidR="00467D81">
        <w:rPr>
          <w:rFonts w:eastAsia="Times New Roman"/>
          <w:sz w:val="24"/>
          <w:szCs w:val="24"/>
          <w:lang w:val="en-GB"/>
        </w:rPr>
        <w:t xml:space="preserve">at least two </w:t>
      </w:r>
      <w:r w:rsidR="00651B03" w:rsidRPr="00B81F6C">
        <w:rPr>
          <w:rFonts w:eastAsia="Times New Roman"/>
          <w:sz w:val="24"/>
          <w:szCs w:val="24"/>
          <w:lang w:val="en-GB"/>
        </w:rPr>
        <w:t xml:space="preserve">mammalian </w:t>
      </w:r>
      <w:proofErr w:type="gramStart"/>
      <w:r w:rsidR="00651B03" w:rsidRPr="00B81F6C">
        <w:rPr>
          <w:rFonts w:eastAsia="Times New Roman"/>
          <w:sz w:val="24"/>
          <w:szCs w:val="24"/>
          <w:lang w:val="en-GB"/>
        </w:rPr>
        <w:t>animal</w:t>
      </w:r>
      <w:proofErr w:type="gramEnd"/>
      <w:del w:id="68" w:author="Snyder, Kevin" w:date="2022-03-10T12:24:00Z">
        <w:r w:rsidR="00651B03" w:rsidRPr="00B81F6C" w:rsidDel="00C65A5A">
          <w:rPr>
            <w:rFonts w:eastAsia="Times New Roman"/>
            <w:sz w:val="24"/>
            <w:szCs w:val="24"/>
            <w:lang w:val="en-GB"/>
          </w:rPr>
          <w:delText>s</w:delText>
        </w:r>
      </w:del>
      <w:ins w:id="69" w:author="Snyder, Kevin" w:date="2022-03-10T12:24:00Z">
        <w:r w:rsidR="00C65A5A">
          <w:rPr>
            <w:rFonts w:eastAsia="Times New Roman"/>
            <w:sz w:val="24"/>
            <w:szCs w:val="24"/>
            <w:lang w:val="en-GB"/>
          </w:rPr>
          <w:t xml:space="preserve"> species, i.e.,</w:t>
        </w:r>
      </w:ins>
      <w:r w:rsidR="00651B03" w:rsidRPr="00B81F6C">
        <w:rPr>
          <w:rFonts w:eastAsia="Times New Roman"/>
          <w:sz w:val="24"/>
          <w:szCs w:val="24"/>
          <w:lang w:val="en-GB"/>
        </w:rPr>
        <w:t xml:space="preserve"> </w:t>
      </w:r>
      <w:del w:id="70" w:author="Snyder, Kevin" w:date="2022-03-10T12:24:00Z">
        <w:r w:rsidR="00651B03" w:rsidRPr="00B81F6C" w:rsidDel="00C65A5A">
          <w:rPr>
            <w:rFonts w:eastAsia="Times New Roman"/>
            <w:sz w:val="24"/>
            <w:szCs w:val="24"/>
            <w:lang w:val="en-GB"/>
          </w:rPr>
          <w:delText>(</w:delText>
        </w:r>
      </w:del>
      <w:r w:rsidR="00651B03" w:rsidRPr="00B81F6C">
        <w:rPr>
          <w:rFonts w:eastAsia="Times New Roman"/>
          <w:sz w:val="24"/>
          <w:szCs w:val="24"/>
          <w:lang w:val="en-GB"/>
        </w:rPr>
        <w:t>one rodent and one non</w:t>
      </w:r>
      <w:r w:rsidR="008C37AE">
        <w:rPr>
          <w:rFonts w:eastAsia="Times New Roman"/>
          <w:sz w:val="24"/>
          <w:szCs w:val="24"/>
          <w:lang w:val="en-GB"/>
        </w:rPr>
        <w:t>-</w:t>
      </w:r>
      <w:r w:rsidR="00651B03" w:rsidRPr="00B81F6C">
        <w:rPr>
          <w:rFonts w:eastAsia="Times New Roman"/>
          <w:sz w:val="24"/>
          <w:szCs w:val="24"/>
          <w:lang w:val="en-GB"/>
        </w:rPr>
        <w:t>rodent</w:t>
      </w:r>
      <w:ins w:id="71" w:author="Snyder, Kevin" w:date="2022-03-10T12:25:00Z">
        <w:r w:rsidR="00C65A5A">
          <w:rPr>
            <w:rFonts w:eastAsia="Times New Roman"/>
            <w:sz w:val="24"/>
            <w:szCs w:val="24"/>
            <w:lang w:val="en-GB"/>
          </w:rPr>
          <w:t>,</w:t>
        </w:r>
      </w:ins>
      <w:del w:id="72" w:author="Snyder, Kevin" w:date="2022-03-10T12:24:00Z">
        <w:r w:rsidR="00651B03" w:rsidRPr="00B81F6C" w:rsidDel="00C65A5A">
          <w:rPr>
            <w:rFonts w:eastAsia="Times New Roman"/>
            <w:sz w:val="24"/>
            <w:szCs w:val="24"/>
            <w:lang w:val="en-GB"/>
          </w:rPr>
          <w:delText>)</w:delText>
        </w:r>
      </w:del>
      <w:r w:rsidR="00651B03" w:rsidRPr="00B81F6C">
        <w:rPr>
          <w:rFonts w:eastAsia="Times New Roman"/>
          <w:sz w:val="24"/>
          <w:szCs w:val="24"/>
          <w:lang w:val="en-GB"/>
        </w:rPr>
        <w:t xml:space="preserve"> </w:t>
      </w:r>
      <w:del w:id="73" w:author="Snyder, Kevin" w:date="2022-03-10T12:34:00Z">
        <w:r w:rsidR="00D54627" w:rsidDel="00722EE5">
          <w:rPr>
            <w:rFonts w:eastAsia="Times New Roman"/>
            <w:sz w:val="24"/>
            <w:szCs w:val="24"/>
            <w:lang w:val="en-GB"/>
          </w:rPr>
          <w:delText xml:space="preserve">and </w:delText>
        </w:r>
        <w:r w:rsidR="00651B03" w:rsidRPr="00B81F6C" w:rsidDel="00722EE5">
          <w:rPr>
            <w:rFonts w:eastAsia="Times New Roman"/>
            <w:sz w:val="24"/>
            <w:szCs w:val="24"/>
            <w:lang w:val="en-GB"/>
          </w:rPr>
          <w:delText xml:space="preserve">are performed </w:delText>
        </w:r>
      </w:del>
      <w:del w:id="74" w:author="Snyder, Kevin" w:date="2022-03-10T12:35:00Z">
        <w:r w:rsidR="00651B03" w:rsidRPr="00B81F6C" w:rsidDel="00722EE5">
          <w:rPr>
            <w:rFonts w:eastAsia="Times New Roman"/>
            <w:sz w:val="24"/>
            <w:szCs w:val="24"/>
            <w:lang w:val="en-GB"/>
          </w:rPr>
          <w:delText>at</w:delText>
        </w:r>
      </w:del>
      <w:ins w:id="75" w:author="Snyder, Kevin" w:date="2022-03-10T12:35:00Z">
        <w:r w:rsidR="00722EE5">
          <w:rPr>
            <w:rFonts w:eastAsia="Times New Roman"/>
            <w:sz w:val="24"/>
            <w:szCs w:val="24"/>
            <w:lang w:val="en-GB"/>
          </w:rPr>
          <w:t>across</w:t>
        </w:r>
      </w:ins>
      <w:r w:rsidR="00651B03" w:rsidRPr="00B81F6C">
        <w:rPr>
          <w:rFonts w:eastAsia="Times New Roman"/>
          <w:sz w:val="24"/>
          <w:szCs w:val="24"/>
          <w:lang w:val="en-GB"/>
        </w:rPr>
        <w:t xml:space="preserve"> multiple dosing </w:t>
      </w:r>
      <w:del w:id="76" w:author="Snyder, Kevin" w:date="2022-03-10T12:35:00Z">
        <w:r w:rsidR="00651B03" w:rsidRPr="00B81F6C" w:rsidDel="00722EE5">
          <w:rPr>
            <w:rFonts w:eastAsia="Times New Roman"/>
            <w:sz w:val="24"/>
            <w:szCs w:val="24"/>
            <w:lang w:val="en-GB"/>
          </w:rPr>
          <w:delText>regimens</w:delText>
        </w:r>
      </w:del>
      <w:ins w:id="77" w:author="Snyder, Kevin" w:date="2022-03-10T12:35:00Z">
        <w:r w:rsidR="00722EE5">
          <w:rPr>
            <w:rFonts w:eastAsia="Times New Roman"/>
            <w:sz w:val="24"/>
            <w:szCs w:val="24"/>
            <w:lang w:val="en-GB"/>
          </w:rPr>
          <w:t>durations</w:t>
        </w:r>
      </w:ins>
      <w:r w:rsidR="00651B03" w:rsidRPr="00B81F6C">
        <w:rPr>
          <w:rFonts w:eastAsia="Times New Roman"/>
          <w:sz w:val="24"/>
          <w:szCs w:val="24"/>
          <w:lang w:val="en-GB"/>
        </w:rPr>
        <w:t>.</w:t>
      </w:r>
      <w:r w:rsidR="00DB4DF0" w:rsidRPr="00B81F6C">
        <w:rPr>
          <w:rFonts w:eastAsia="Times New Roman"/>
          <w:sz w:val="24"/>
          <w:szCs w:val="24"/>
          <w:lang w:val="en-GB"/>
        </w:rPr>
        <w:t xml:space="preserve"> </w:t>
      </w:r>
      <w:ins w:id="78" w:author="Snyder, Kevin" w:date="2022-03-10T12:39:00Z">
        <w:r w:rsidR="000A1F3B">
          <w:rPr>
            <w:rFonts w:eastAsia="Times New Roman"/>
            <w:sz w:val="24"/>
            <w:szCs w:val="24"/>
            <w:lang w:val="en-GB"/>
          </w:rPr>
          <w:t xml:space="preserve">The results of these studies are reviewed by both industry and regulatory </w:t>
        </w:r>
      </w:ins>
      <w:ins w:id="79" w:author="Snyder, Kevin" w:date="2022-03-10T12:40:00Z">
        <w:r w:rsidR="000A1F3B">
          <w:rPr>
            <w:rFonts w:eastAsia="Times New Roman"/>
            <w:sz w:val="24"/>
            <w:szCs w:val="24"/>
            <w:lang w:val="en-GB"/>
          </w:rPr>
          <w:t xml:space="preserve">toxicologists to </w:t>
        </w:r>
      </w:ins>
      <w:del w:id="80" w:author="Snyder, Kevin" w:date="2022-03-10T12:36:00Z">
        <w:r w:rsidR="00651B03" w:rsidRPr="00B81F6C" w:rsidDel="00722EE5">
          <w:rPr>
            <w:rFonts w:eastAsia="Times New Roman"/>
            <w:sz w:val="24"/>
            <w:szCs w:val="24"/>
            <w:lang w:val="en-GB"/>
          </w:rPr>
          <w:delText>After submission, t</w:delText>
        </w:r>
        <w:r w:rsidR="00ED7E3C" w:rsidRPr="00B81F6C" w:rsidDel="00722EE5">
          <w:rPr>
            <w:rFonts w:eastAsia="Times New Roman"/>
            <w:sz w:val="24"/>
            <w:szCs w:val="24"/>
            <w:lang w:val="en-GB"/>
          </w:rPr>
          <w:delText xml:space="preserve">hese </w:delText>
        </w:r>
        <w:r w:rsidR="00651B03" w:rsidRPr="00B81F6C" w:rsidDel="00722EE5">
          <w:rPr>
            <w:rFonts w:eastAsia="Times New Roman"/>
            <w:sz w:val="24"/>
            <w:szCs w:val="24"/>
            <w:lang w:val="en-GB"/>
          </w:rPr>
          <w:delText>studies</w:delText>
        </w:r>
        <w:r w:rsidR="00ED7E3C" w:rsidRPr="00B81F6C" w:rsidDel="00722EE5">
          <w:rPr>
            <w:rFonts w:eastAsia="Times New Roman"/>
            <w:sz w:val="24"/>
            <w:szCs w:val="24"/>
            <w:lang w:val="en-GB"/>
          </w:rPr>
          <w:delText xml:space="preserve"> are reviewed by </w:delText>
        </w:r>
        <w:r w:rsidR="007E215E" w:rsidRPr="00B81F6C" w:rsidDel="00722EE5">
          <w:rPr>
            <w:rFonts w:eastAsia="Times New Roman"/>
            <w:sz w:val="24"/>
            <w:szCs w:val="24"/>
            <w:lang w:val="en-GB"/>
          </w:rPr>
          <w:delText xml:space="preserve">domain </w:delText>
        </w:r>
        <w:r w:rsidR="00ED7E3C" w:rsidRPr="00B81F6C" w:rsidDel="00722EE5">
          <w:rPr>
            <w:rFonts w:eastAsia="Times New Roman"/>
            <w:sz w:val="24"/>
            <w:szCs w:val="24"/>
            <w:lang w:val="en-GB"/>
          </w:rPr>
          <w:delText xml:space="preserve">experts </w:delText>
        </w:r>
        <w:r w:rsidR="007E215E" w:rsidRPr="00B81F6C" w:rsidDel="00722EE5">
          <w:rPr>
            <w:rFonts w:eastAsia="Times New Roman"/>
            <w:sz w:val="24"/>
            <w:szCs w:val="24"/>
            <w:lang w:val="en-GB"/>
          </w:rPr>
          <w:delText>including</w:delText>
        </w:r>
        <w:r w:rsidR="00ED7E3C" w:rsidRPr="00B81F6C" w:rsidDel="00722EE5">
          <w:rPr>
            <w:rFonts w:eastAsia="Times New Roman"/>
            <w:sz w:val="24"/>
            <w:szCs w:val="24"/>
            <w:lang w:val="en-GB"/>
          </w:rPr>
          <w:delText xml:space="preserve"> toxicologists, chemists, and physicians and </w:delText>
        </w:r>
        <w:r w:rsidR="00651B03" w:rsidRPr="00B81F6C" w:rsidDel="00722EE5">
          <w:rPr>
            <w:rFonts w:eastAsia="Times New Roman"/>
            <w:sz w:val="24"/>
            <w:szCs w:val="24"/>
            <w:lang w:val="en-GB"/>
          </w:rPr>
          <w:delText xml:space="preserve">provide </w:delText>
        </w:r>
        <w:r w:rsidR="002A47DE" w:rsidRPr="00B81F6C" w:rsidDel="00722EE5">
          <w:rPr>
            <w:rFonts w:eastAsia="Times New Roman"/>
            <w:sz w:val="24"/>
            <w:szCs w:val="24"/>
            <w:lang w:val="en-GB"/>
          </w:rPr>
          <w:delText xml:space="preserve">critical </w:delText>
        </w:r>
        <w:r w:rsidR="00467D81" w:rsidDel="00722EE5">
          <w:rPr>
            <w:rFonts w:eastAsia="Times New Roman"/>
            <w:sz w:val="24"/>
            <w:szCs w:val="24"/>
            <w:lang w:val="en-GB"/>
          </w:rPr>
          <w:delText>knowledge</w:delText>
        </w:r>
        <w:r w:rsidR="00651B03" w:rsidRPr="00B81F6C" w:rsidDel="00722EE5">
          <w:rPr>
            <w:rFonts w:eastAsia="Times New Roman"/>
            <w:sz w:val="24"/>
            <w:szCs w:val="24"/>
            <w:lang w:val="en-GB"/>
          </w:rPr>
          <w:delText xml:space="preserve"> </w:delText>
        </w:r>
        <w:r w:rsidR="00467D81" w:rsidDel="00722EE5">
          <w:rPr>
            <w:rFonts w:eastAsia="Times New Roman"/>
            <w:sz w:val="24"/>
            <w:szCs w:val="24"/>
            <w:lang w:val="en-GB"/>
          </w:rPr>
          <w:delText>by</w:delText>
        </w:r>
        <w:r w:rsidR="00651B03" w:rsidRPr="00B81F6C" w:rsidDel="00722EE5">
          <w:rPr>
            <w:rFonts w:eastAsia="Times New Roman"/>
            <w:sz w:val="24"/>
            <w:szCs w:val="24"/>
            <w:lang w:val="en-GB"/>
          </w:rPr>
          <w:delText xml:space="preserve"> </w:delText>
        </w:r>
      </w:del>
      <w:r w:rsidR="002A47DE" w:rsidRPr="00B81F6C">
        <w:rPr>
          <w:rFonts w:eastAsia="Times New Roman"/>
          <w:sz w:val="24"/>
          <w:szCs w:val="24"/>
          <w:lang w:val="en-GB"/>
        </w:rPr>
        <w:t>inform</w:t>
      </w:r>
      <w:del w:id="81" w:author="Snyder, Kevin" w:date="2022-03-10T12:42:00Z">
        <w:r w:rsidR="002A47DE" w:rsidRPr="00B81F6C" w:rsidDel="000A1F3B">
          <w:rPr>
            <w:rFonts w:eastAsia="Times New Roman"/>
            <w:sz w:val="24"/>
            <w:szCs w:val="24"/>
            <w:lang w:val="en-GB"/>
          </w:rPr>
          <w:delText>ing on</w:delText>
        </w:r>
      </w:del>
      <w:r w:rsidR="002A47DE" w:rsidRPr="00B81F6C">
        <w:rPr>
          <w:rFonts w:eastAsia="Times New Roman"/>
          <w:sz w:val="24"/>
          <w:szCs w:val="24"/>
          <w:lang w:val="en-GB"/>
        </w:rPr>
        <w:t xml:space="preserve"> </w:t>
      </w:r>
      <w:del w:id="82" w:author="Snyder, Kevin" w:date="2022-03-10T12:42:00Z">
        <w:r w:rsidR="002A47DE" w:rsidRPr="00B81F6C" w:rsidDel="000A1F3B">
          <w:rPr>
            <w:rFonts w:eastAsia="Times New Roman"/>
            <w:sz w:val="24"/>
            <w:szCs w:val="24"/>
            <w:lang w:val="en-GB"/>
          </w:rPr>
          <w:delText>the dosing</w:delText>
        </w:r>
      </w:del>
      <w:ins w:id="83" w:author="Snyder, Kevin" w:date="2022-03-10T12:42:00Z">
        <w:r w:rsidR="000A1F3B">
          <w:rPr>
            <w:rFonts w:eastAsia="Times New Roman"/>
            <w:sz w:val="24"/>
            <w:szCs w:val="24"/>
            <w:lang w:val="en-GB"/>
          </w:rPr>
          <w:t xml:space="preserve"> various aspects of </w:t>
        </w:r>
      </w:ins>
      <w:ins w:id="84" w:author="Snyder, Kevin" w:date="2022-03-10T12:43:00Z">
        <w:r w:rsidR="000A1F3B">
          <w:rPr>
            <w:rFonts w:eastAsia="Times New Roman"/>
            <w:sz w:val="24"/>
            <w:szCs w:val="24"/>
            <w:lang w:val="en-GB"/>
          </w:rPr>
          <w:t xml:space="preserve">clinical trial design, e.g., </w:t>
        </w:r>
      </w:ins>
      <w:ins w:id="85" w:author="Snyder, Kevin" w:date="2022-03-10T12:42:00Z">
        <w:r w:rsidR="000A1F3B">
          <w:rPr>
            <w:rFonts w:eastAsia="Times New Roman"/>
            <w:sz w:val="24"/>
            <w:szCs w:val="24"/>
            <w:lang w:val="en-GB"/>
          </w:rPr>
          <w:t>dose selection</w:t>
        </w:r>
      </w:ins>
      <w:ins w:id="86" w:author="Snyder, Kevin" w:date="2022-03-10T12:43:00Z">
        <w:r w:rsidR="000A1F3B">
          <w:rPr>
            <w:rFonts w:eastAsia="Times New Roman"/>
            <w:sz w:val="24"/>
            <w:szCs w:val="24"/>
            <w:lang w:val="en-GB"/>
          </w:rPr>
          <w:t>, dosing regimen, and safety monitoring,</w:t>
        </w:r>
      </w:ins>
      <w:r w:rsidR="002A47DE" w:rsidRPr="00B81F6C">
        <w:rPr>
          <w:rFonts w:eastAsia="Times New Roman"/>
          <w:sz w:val="24"/>
          <w:szCs w:val="24"/>
          <w:lang w:val="en-GB"/>
        </w:rPr>
        <w:t xml:space="preserve"> </w:t>
      </w:r>
      <w:del w:id="87" w:author="Snyder, Kevin" w:date="2022-03-10T12:43:00Z">
        <w:r w:rsidR="002A47DE" w:rsidRPr="00B81F6C" w:rsidDel="000A1F3B">
          <w:rPr>
            <w:rFonts w:eastAsia="Times New Roman"/>
            <w:sz w:val="24"/>
            <w:szCs w:val="24"/>
            <w:lang w:val="en-GB"/>
          </w:rPr>
          <w:delText>and design of the ensuing clinical trials</w:delText>
        </w:r>
        <w:r w:rsidR="00467D81" w:rsidDel="000A1F3B">
          <w:rPr>
            <w:rFonts w:eastAsia="Times New Roman"/>
            <w:sz w:val="24"/>
            <w:szCs w:val="24"/>
            <w:lang w:val="en-GB"/>
          </w:rPr>
          <w:delText>,</w:delText>
        </w:r>
        <w:r w:rsidR="00651B03" w:rsidRPr="00B81F6C" w:rsidDel="000A1F3B">
          <w:rPr>
            <w:rFonts w:eastAsia="Times New Roman"/>
            <w:sz w:val="24"/>
            <w:szCs w:val="24"/>
            <w:lang w:val="en-GB"/>
          </w:rPr>
          <w:delText xml:space="preserve"> </w:delText>
        </w:r>
      </w:del>
      <w:r w:rsidR="00467D81">
        <w:rPr>
          <w:rFonts w:eastAsia="Times New Roman"/>
          <w:sz w:val="24"/>
          <w:szCs w:val="24"/>
          <w:lang w:val="en-GB"/>
        </w:rPr>
        <w:t>in the interest of</w:t>
      </w:r>
      <w:r w:rsidR="00651B03" w:rsidRPr="00B81F6C">
        <w:rPr>
          <w:rFonts w:eastAsia="Times New Roman"/>
          <w:sz w:val="24"/>
          <w:szCs w:val="24"/>
          <w:lang w:val="en-GB"/>
        </w:rPr>
        <w:t xml:space="preserve"> ensuring human safety </w:t>
      </w:r>
      <w:r w:rsidR="00467D81">
        <w:rPr>
          <w:rFonts w:eastAsia="Times New Roman"/>
          <w:sz w:val="24"/>
          <w:szCs w:val="24"/>
          <w:lang w:val="en-GB"/>
        </w:rPr>
        <w:t>in clinical trials</w:t>
      </w:r>
      <w:r w:rsidR="002A47DE" w:rsidRPr="00B81F6C">
        <w:rPr>
          <w:rFonts w:eastAsia="Times New Roman"/>
          <w:sz w:val="24"/>
          <w:szCs w:val="24"/>
          <w:lang w:val="en-GB"/>
        </w:rPr>
        <w:t>.</w:t>
      </w:r>
      <w:r w:rsidR="000A3F61" w:rsidRPr="00B81F6C">
        <w:rPr>
          <w:rFonts w:eastAsia="Times New Roman"/>
          <w:sz w:val="24"/>
          <w:szCs w:val="24"/>
          <w:lang w:val="en-GB"/>
        </w:rPr>
        <w:t xml:space="preserve"> </w:t>
      </w:r>
      <w:r w:rsidR="00E415CB" w:rsidRPr="00B81F6C">
        <w:rPr>
          <w:rFonts w:eastAsia="Times New Roman"/>
          <w:sz w:val="24"/>
          <w:szCs w:val="24"/>
          <w:lang w:val="en-GB"/>
        </w:rPr>
        <w:t xml:space="preserve"> </w:t>
      </w:r>
      <w:r w:rsidR="00247AD6">
        <w:rPr>
          <w:rFonts w:eastAsia="Times New Roman"/>
          <w:sz w:val="24"/>
          <w:szCs w:val="24"/>
          <w:lang w:val="en-GB"/>
        </w:rPr>
        <w:t>On average</w:t>
      </w:r>
      <w:r w:rsidR="00E415CB" w:rsidRPr="00B81F6C">
        <w:rPr>
          <w:rFonts w:eastAsia="Times New Roman"/>
          <w:sz w:val="24"/>
          <w:szCs w:val="24"/>
          <w:lang w:val="en-GB"/>
        </w:rPr>
        <w:t xml:space="preserve">, CDER receives over </w:t>
      </w:r>
      <w:commentRangeStart w:id="88"/>
      <w:r w:rsidR="00E415CB" w:rsidRPr="00B81F6C">
        <w:rPr>
          <w:rFonts w:eastAsia="Times New Roman"/>
          <w:sz w:val="24"/>
          <w:szCs w:val="24"/>
          <w:lang w:val="en-GB"/>
        </w:rPr>
        <w:t>1,</w:t>
      </w:r>
      <w:r w:rsidR="00247AD6">
        <w:rPr>
          <w:rFonts w:eastAsia="Times New Roman"/>
          <w:sz w:val="24"/>
          <w:szCs w:val="24"/>
          <w:lang w:val="en-GB"/>
        </w:rPr>
        <w:t>5</w:t>
      </w:r>
      <w:r w:rsidR="00E415CB" w:rsidRPr="00B81F6C">
        <w:rPr>
          <w:rFonts w:eastAsia="Times New Roman"/>
          <w:sz w:val="24"/>
          <w:szCs w:val="24"/>
          <w:lang w:val="en-GB"/>
        </w:rPr>
        <w:t>00 IND applications</w:t>
      </w:r>
      <w:r w:rsidR="00F12B6A">
        <w:rPr>
          <w:rFonts w:eastAsia="Times New Roman"/>
          <w:sz w:val="24"/>
          <w:szCs w:val="24"/>
          <w:lang w:val="en-GB"/>
        </w:rPr>
        <w:t xml:space="preserve"> </w:t>
      </w:r>
      <w:commentRangeEnd w:id="88"/>
      <w:r w:rsidR="00B913EE">
        <w:rPr>
          <w:rStyle w:val="CommentReference"/>
          <w:lang w:val="x-none"/>
        </w:rPr>
        <w:commentReference w:id="88"/>
      </w:r>
      <w:r w:rsidR="00467D81">
        <w:rPr>
          <w:rFonts w:eastAsia="Times New Roman"/>
          <w:sz w:val="24"/>
          <w:szCs w:val="24"/>
          <w:lang w:val="en-GB"/>
        </w:rPr>
        <w:t xml:space="preserve">a year, </w:t>
      </w:r>
      <w:r w:rsidR="00F12B6A">
        <w:rPr>
          <w:rFonts w:eastAsia="Times New Roman"/>
          <w:sz w:val="24"/>
          <w:szCs w:val="24"/>
          <w:lang w:val="en-GB"/>
        </w:rPr>
        <w:t>providing a wealth of toxicity information for retrospective analysis</w:t>
      </w:r>
      <w:r w:rsidR="00F12B6A">
        <w:rPr>
          <w:rFonts w:eastAsia="Times New Roman"/>
          <w:sz w:val="24"/>
          <w:szCs w:val="24"/>
          <w:lang w:val="en-GB"/>
        </w:rPr>
        <w:fldChar w:fldCharType="begin"/>
      </w:r>
      <w:r w:rsidR="00B053E2">
        <w:rPr>
          <w:rFonts w:eastAsia="Times New Roman"/>
          <w:sz w:val="24"/>
          <w:szCs w:val="24"/>
          <w:lang w:val="en-GB"/>
        </w:rPr>
        <w:instrText xml:space="preserve"> ADDIN ZOTERO_ITEM CSL_CITATION {"citationID":"bbrfUYI0","properties":{"formattedCitation":"\\super 1\\nosupersub{}","plainCitation":"1","noteIndex":0},"citationItems":[{"id":1510,"uris":["http://zotero.org/users/2296690/items/U34MM26V"],"uri":["http://zotero.org/users/2296690/items/U34MM26V"],"itemData":{"id":1510,"type":"article-journal","abstract":"Background The Food and Drug Administration (FDA)'s Center for Drug Evaluation and Research (CDER) receives about 1500 initial Investigational New Drug applications (INDs) per year. In the first 30 days after initial IND submission, FDA conducts a review to determine whether the proposed investigation is safe to proceed, and if not, the IND may be placed on clinical hold.\nMethods A retrospective study of rates and reasons for clinical hold for all initial INDs submitted to CDER in fiscal year (FY) 2013 was performed. INDs were assessed for reasons that led to clinical hold, included chemistry, manufacturing and controls (CMC), animal toxicology or clinical issues. INDs were further categorized by commercial versus research sponsorship, and rare versus common disease indications. All INDs placed on hold were reassessed by whether they remained on hold within the first year following hold imposition.\nResults CDER received 1410 initial INDs in FY 2013, of which 125 (8.9%) were placed on hold during the first 30 days after initial submission. Of the INDs placed on hold, more than half became active within the first year after first imposition of hold. CMC reasons were most commonly cited, followed by clinical, then toxicology reasons. There were no substantive differences in rates and reasons for hold between INDs for rare or common disease indications, or between commercial or research INDs.\nConclusions The vast majority of initial INDs moved forward within 30 days after submission, and for those applications placed on hold, most became active within 1 year. The findings also suggest that many holds for new drug product programs can be avoided by following the available guidelines for investigational product development.","container-title":"Journal of Investigative Medicine","DOI":"10.1136/jim-2015-000010","ISSN":"1081-5589, 1708-8267","issue":"2","language":"en","note":"publisher: BMJ Publishing Group Limited\nsection: Original research\nPMID: 26911627","page":"376-382","source":"jim.bmj.com","title":"Investigational New Drug applications: a 1-year pilot study on rates and reasons for clinical hold","title-short":"Investigational New Drug applications","volume":"64","author":[{"family":"Lapteva","given":"Larissa"},{"family":"Pariser","given":"Anne R."}],"issued":{"date-parts":[["2016",2,1]]}}}],"schema":"https://github.com/citation-style-language/schema/raw/master/csl-citation.json"} </w:instrText>
      </w:r>
      <w:r w:rsidR="00F12B6A">
        <w:rPr>
          <w:rFonts w:eastAsia="Times New Roman"/>
          <w:sz w:val="24"/>
          <w:szCs w:val="24"/>
          <w:lang w:val="en-GB"/>
        </w:rPr>
        <w:fldChar w:fldCharType="separate"/>
      </w:r>
      <w:r w:rsidR="00B5385D" w:rsidRPr="00B5385D">
        <w:rPr>
          <w:sz w:val="24"/>
          <w:vertAlign w:val="superscript"/>
        </w:rPr>
        <w:t>1</w:t>
      </w:r>
      <w:r w:rsidR="00F12B6A">
        <w:rPr>
          <w:rFonts w:eastAsia="Times New Roman"/>
          <w:sz w:val="24"/>
          <w:szCs w:val="24"/>
          <w:lang w:val="en-GB"/>
        </w:rPr>
        <w:fldChar w:fldCharType="end"/>
      </w:r>
      <w:r w:rsidR="00E415CB" w:rsidRPr="00B81F6C">
        <w:rPr>
          <w:rFonts w:eastAsia="Times New Roman"/>
          <w:sz w:val="24"/>
          <w:szCs w:val="24"/>
          <w:lang w:val="en-GB"/>
        </w:rPr>
        <w:t>.</w:t>
      </w:r>
      <w:r w:rsidR="00F12B6A">
        <w:rPr>
          <w:rFonts w:eastAsia="Times New Roman"/>
          <w:sz w:val="24"/>
          <w:szCs w:val="24"/>
          <w:lang w:val="en-GB"/>
        </w:rPr>
        <w:t xml:space="preserve">  Historically, </w:t>
      </w:r>
      <w:r w:rsidR="00467D81">
        <w:rPr>
          <w:rFonts w:eastAsia="Times New Roman"/>
          <w:sz w:val="24"/>
          <w:szCs w:val="24"/>
          <w:lang w:val="en-GB"/>
        </w:rPr>
        <w:t xml:space="preserve">however, </w:t>
      </w:r>
      <w:r w:rsidR="00F12B6A">
        <w:rPr>
          <w:rFonts w:eastAsia="Times New Roman"/>
          <w:sz w:val="24"/>
          <w:szCs w:val="24"/>
          <w:lang w:val="en-GB"/>
        </w:rPr>
        <w:t>th</w:t>
      </w:r>
      <w:r w:rsidR="0011129A">
        <w:rPr>
          <w:rFonts w:eastAsia="Times New Roman"/>
          <w:sz w:val="24"/>
          <w:szCs w:val="24"/>
          <w:lang w:val="en-GB"/>
        </w:rPr>
        <w:t>e results of these animal experiments have</w:t>
      </w:r>
      <w:r w:rsidR="00F12B6A">
        <w:rPr>
          <w:rFonts w:eastAsia="Times New Roman"/>
          <w:sz w:val="24"/>
          <w:szCs w:val="24"/>
          <w:lang w:val="en-GB"/>
        </w:rPr>
        <w:t xml:space="preserve"> been provided in a</w:t>
      </w:r>
      <w:r w:rsidR="0011129A">
        <w:rPr>
          <w:rFonts w:eastAsia="Times New Roman"/>
          <w:sz w:val="24"/>
          <w:szCs w:val="24"/>
          <w:lang w:val="en-GB"/>
        </w:rPr>
        <w:t>n</w:t>
      </w:r>
      <w:r w:rsidR="00F12B6A">
        <w:rPr>
          <w:rFonts w:eastAsia="Times New Roman"/>
          <w:sz w:val="24"/>
          <w:szCs w:val="24"/>
          <w:lang w:val="en-GB"/>
        </w:rPr>
        <w:t xml:space="preserve"> unstructured, human-readable format</w:t>
      </w:r>
      <w:r w:rsidR="0011129A">
        <w:rPr>
          <w:rFonts w:eastAsia="Times New Roman"/>
          <w:sz w:val="24"/>
          <w:szCs w:val="24"/>
          <w:lang w:val="en-GB"/>
        </w:rPr>
        <w:t xml:space="preserve">, </w:t>
      </w:r>
      <w:r w:rsidR="00F12B6A">
        <w:rPr>
          <w:rFonts w:eastAsia="Times New Roman"/>
          <w:sz w:val="24"/>
          <w:szCs w:val="24"/>
          <w:lang w:val="en-GB"/>
        </w:rPr>
        <w:t xml:space="preserve">e.g., </w:t>
      </w:r>
      <w:r w:rsidR="0011129A">
        <w:rPr>
          <w:rFonts w:eastAsia="Times New Roman"/>
          <w:sz w:val="24"/>
          <w:szCs w:val="24"/>
          <w:lang w:val="en-GB"/>
        </w:rPr>
        <w:t xml:space="preserve">a </w:t>
      </w:r>
      <w:r w:rsidR="00F12B6A">
        <w:rPr>
          <w:rFonts w:eastAsia="Times New Roman"/>
          <w:sz w:val="24"/>
          <w:szCs w:val="24"/>
          <w:lang w:val="en-GB"/>
        </w:rPr>
        <w:t xml:space="preserve">Portable Document Format (PDF) </w:t>
      </w:r>
      <w:r w:rsidR="0011129A">
        <w:rPr>
          <w:rFonts w:eastAsia="Times New Roman"/>
          <w:sz w:val="24"/>
          <w:szCs w:val="24"/>
          <w:lang w:val="en-GB"/>
        </w:rPr>
        <w:t xml:space="preserve">summary containing the relevant toxicity data in tables or figures making cross-study computational analysis difficult.  However, </w:t>
      </w:r>
      <w:r w:rsidR="00E53196">
        <w:rPr>
          <w:rFonts w:eastAsia="Times New Roman"/>
          <w:sz w:val="24"/>
          <w:szCs w:val="24"/>
          <w:lang w:val="en-GB"/>
        </w:rPr>
        <w:t>beginning</w:t>
      </w:r>
      <w:r w:rsidR="00E53196" w:rsidRPr="00B81F6C">
        <w:rPr>
          <w:rFonts w:eastAsia="Times New Roman"/>
          <w:sz w:val="24"/>
          <w:szCs w:val="24"/>
          <w:lang w:val="en-GB"/>
        </w:rPr>
        <w:t xml:space="preserve"> December 17, 2017, the FDA began requiring all repeat dose nonclinical toxicity studies submitted in support </w:t>
      </w:r>
      <w:r w:rsidR="00E53196" w:rsidRPr="00B81F6C">
        <w:rPr>
          <w:rFonts w:eastAsia="Times New Roman"/>
          <w:sz w:val="24"/>
          <w:szCs w:val="24"/>
          <w:lang w:val="en-GB"/>
        </w:rPr>
        <w:lastRenderedPageBreak/>
        <w:t xml:space="preserve">of IND applications be submitted via </w:t>
      </w:r>
      <w:r w:rsidR="00E53196">
        <w:rPr>
          <w:rFonts w:eastAsia="Times New Roman"/>
          <w:sz w:val="24"/>
          <w:szCs w:val="24"/>
          <w:lang w:val="en-GB"/>
        </w:rPr>
        <w:t xml:space="preserve">a data standard, called </w:t>
      </w:r>
      <w:r w:rsidR="00E53196" w:rsidRPr="00B81F6C">
        <w:rPr>
          <w:rFonts w:eastAsia="Times New Roman"/>
          <w:sz w:val="24"/>
          <w:szCs w:val="24"/>
          <w:lang w:val="en-GB"/>
        </w:rPr>
        <w:t>the Standard for Exchange of Nonclinical Data (SEND).</w:t>
      </w:r>
      <w:r w:rsidR="00E53196">
        <w:rPr>
          <w:rFonts w:eastAsia="Times New Roman"/>
          <w:sz w:val="24"/>
          <w:szCs w:val="24"/>
          <w:lang w:val="en-GB"/>
        </w:rPr>
        <w:t xml:space="preserve">  The SEND data standard, </w:t>
      </w:r>
      <w:r w:rsidR="00DB3FBB" w:rsidRPr="00B81F6C">
        <w:rPr>
          <w:rFonts w:eastAsia="Times New Roman"/>
          <w:sz w:val="24"/>
          <w:szCs w:val="24"/>
          <w:lang w:val="en-GB"/>
        </w:rPr>
        <w:t xml:space="preserve">developed by </w:t>
      </w:r>
      <w:r w:rsidR="00473B13">
        <w:rPr>
          <w:rFonts w:eastAsia="Times New Roman"/>
          <w:sz w:val="24"/>
          <w:szCs w:val="24"/>
          <w:lang w:val="en-GB"/>
        </w:rPr>
        <w:t>the Clinical Data Interchange Standards Consortium (</w:t>
      </w:r>
      <w:r w:rsidR="00DB3FBB" w:rsidRPr="00B81F6C">
        <w:rPr>
          <w:rFonts w:eastAsia="Times New Roman"/>
          <w:sz w:val="24"/>
          <w:szCs w:val="24"/>
          <w:lang w:val="en-GB"/>
        </w:rPr>
        <w:t>CDISC</w:t>
      </w:r>
      <w:r w:rsidR="00473B13">
        <w:rPr>
          <w:rFonts w:eastAsia="Times New Roman"/>
          <w:sz w:val="24"/>
          <w:szCs w:val="24"/>
          <w:lang w:val="en-GB"/>
        </w:rPr>
        <w:t xml:space="preserve">), allows for the full representation of a </w:t>
      </w:r>
      <w:del w:id="89" w:author="Snyder, Kevin" w:date="2022-02-23T16:04:00Z">
        <w:r w:rsidR="00473B13" w:rsidDel="00D67587">
          <w:rPr>
            <w:rFonts w:eastAsia="Times New Roman"/>
            <w:sz w:val="24"/>
            <w:szCs w:val="24"/>
            <w:lang w:val="en-GB"/>
          </w:rPr>
          <w:delText>non</w:delText>
        </w:r>
        <w:r w:rsidR="00467D81" w:rsidDel="00D67587">
          <w:rPr>
            <w:rFonts w:eastAsia="Times New Roman"/>
            <w:sz w:val="24"/>
            <w:szCs w:val="24"/>
            <w:lang w:val="en-GB"/>
          </w:rPr>
          <w:delText>-</w:delText>
        </w:r>
        <w:r w:rsidR="00473B13" w:rsidDel="00D67587">
          <w:rPr>
            <w:rFonts w:eastAsia="Times New Roman"/>
            <w:sz w:val="24"/>
            <w:szCs w:val="24"/>
            <w:lang w:val="en-GB"/>
          </w:rPr>
          <w:delText>clinical</w:delText>
        </w:r>
      </w:del>
      <w:ins w:id="90" w:author="Snyder, Kevin" w:date="2022-02-23T16:04:00Z">
        <w:r w:rsidR="00D67587">
          <w:rPr>
            <w:rFonts w:eastAsia="Times New Roman"/>
            <w:sz w:val="24"/>
            <w:szCs w:val="24"/>
            <w:lang w:val="en-GB"/>
          </w:rPr>
          <w:t>nonclinical</w:t>
        </w:r>
      </w:ins>
      <w:r w:rsidR="00473B13">
        <w:rPr>
          <w:rFonts w:eastAsia="Times New Roman"/>
          <w:sz w:val="24"/>
          <w:szCs w:val="24"/>
          <w:lang w:val="en-GB"/>
        </w:rPr>
        <w:t xml:space="preserve"> toxicity study in a standardized, machine-readable format.</w:t>
      </w:r>
      <w:r w:rsidR="0033159A" w:rsidRPr="00B81F6C">
        <w:rPr>
          <w:rFonts w:eastAsia="Times New Roman"/>
          <w:sz w:val="24"/>
          <w:szCs w:val="24"/>
          <w:lang w:val="en-GB"/>
        </w:rPr>
        <w:t xml:space="preserve"> </w:t>
      </w:r>
      <w:r w:rsidR="001641FC">
        <w:rPr>
          <w:rFonts w:eastAsia="Times New Roman"/>
          <w:sz w:val="24"/>
          <w:szCs w:val="24"/>
          <w:lang w:val="en-GB"/>
        </w:rPr>
        <w:t xml:space="preserve">Specifically, </w:t>
      </w:r>
      <w:r w:rsidR="00467D81" w:rsidRPr="001641FC">
        <w:rPr>
          <w:rFonts w:eastAsia="Times New Roman"/>
          <w:sz w:val="24"/>
          <w:szCs w:val="24"/>
          <w:lang w:val="en-GB"/>
        </w:rPr>
        <w:t xml:space="preserve">SEND organizes various components of a </w:t>
      </w:r>
      <w:del w:id="91" w:author="Snyder, Kevin" w:date="2022-02-23T16:04:00Z">
        <w:r w:rsidR="00467D81" w:rsidRPr="001641FC" w:rsidDel="00D67587">
          <w:rPr>
            <w:rFonts w:eastAsia="Times New Roman"/>
            <w:sz w:val="24"/>
            <w:szCs w:val="24"/>
            <w:lang w:val="en-GB"/>
          </w:rPr>
          <w:delText>non-clinical</w:delText>
        </w:r>
      </w:del>
      <w:ins w:id="92" w:author="Snyder, Kevin" w:date="2022-02-23T16:04:00Z">
        <w:r w:rsidR="00D67587">
          <w:rPr>
            <w:rFonts w:eastAsia="Times New Roman"/>
            <w:sz w:val="24"/>
            <w:szCs w:val="24"/>
            <w:lang w:val="en-GB"/>
          </w:rPr>
          <w:t>nonclinical</w:t>
        </w:r>
      </w:ins>
      <w:r w:rsidR="00467D81" w:rsidRPr="001641FC">
        <w:rPr>
          <w:rFonts w:eastAsia="Times New Roman"/>
          <w:sz w:val="24"/>
          <w:szCs w:val="24"/>
          <w:lang w:val="en-GB"/>
        </w:rPr>
        <w:t xml:space="preserve"> toxicity study into several “domains” in a relational manner, such that when taken together, they can be used to describe a study from start to finish</w:t>
      </w:r>
      <w:r w:rsidR="001641FC">
        <w:rPr>
          <w:rFonts w:eastAsia="Times New Roman"/>
          <w:sz w:val="24"/>
          <w:szCs w:val="24"/>
          <w:lang w:val="en-GB"/>
        </w:rPr>
        <w:t>, including most importantly, toxicity data such as histopathology findings or clinical chemistry test results</w:t>
      </w:r>
      <w:r w:rsidR="00467D81" w:rsidRPr="001641FC">
        <w:rPr>
          <w:rFonts w:eastAsia="Times New Roman"/>
          <w:sz w:val="24"/>
          <w:szCs w:val="24"/>
          <w:lang w:val="en-GB"/>
        </w:rPr>
        <w:t>.</w:t>
      </w:r>
      <w:r w:rsidR="00467D81">
        <w:rPr>
          <w:rFonts w:eastAsia="Times New Roman"/>
          <w:sz w:val="24"/>
          <w:szCs w:val="24"/>
          <w:lang w:val="en-GB"/>
        </w:rPr>
        <w:t xml:space="preserve"> </w:t>
      </w:r>
      <w:r w:rsidR="00872471" w:rsidRPr="00B81F6C">
        <w:rPr>
          <w:rFonts w:eastAsia="Times New Roman"/>
          <w:sz w:val="24"/>
          <w:szCs w:val="24"/>
          <w:lang w:val="en-GB"/>
        </w:rPr>
        <w:t xml:space="preserve">As of </w:t>
      </w:r>
      <w:r w:rsidR="00E326C0">
        <w:rPr>
          <w:rFonts w:eastAsia="Times New Roman"/>
          <w:sz w:val="24"/>
          <w:szCs w:val="24"/>
          <w:lang w:val="en-GB"/>
        </w:rPr>
        <w:t>August</w:t>
      </w:r>
      <w:r w:rsidR="00872471" w:rsidRPr="00B81F6C">
        <w:rPr>
          <w:rFonts w:eastAsia="Times New Roman"/>
          <w:sz w:val="24"/>
          <w:szCs w:val="24"/>
          <w:lang w:val="en-GB"/>
        </w:rPr>
        <w:t xml:space="preserve"> 202</w:t>
      </w:r>
      <w:r w:rsidR="00E667E5">
        <w:rPr>
          <w:rFonts w:eastAsia="Times New Roman"/>
          <w:sz w:val="24"/>
          <w:szCs w:val="24"/>
          <w:lang w:val="en-GB"/>
        </w:rPr>
        <w:t>1</w:t>
      </w:r>
      <w:r w:rsidR="00096143" w:rsidRPr="00B81F6C">
        <w:rPr>
          <w:rFonts w:eastAsia="Times New Roman"/>
          <w:sz w:val="24"/>
          <w:szCs w:val="24"/>
          <w:lang w:val="en-GB"/>
        </w:rPr>
        <w:t>,</w:t>
      </w:r>
      <w:r w:rsidR="00872471" w:rsidRPr="00B81F6C">
        <w:rPr>
          <w:rFonts w:eastAsia="Times New Roman"/>
          <w:sz w:val="24"/>
          <w:szCs w:val="24"/>
          <w:lang w:val="en-GB"/>
        </w:rPr>
        <w:t xml:space="preserve"> over </w:t>
      </w:r>
      <w:r w:rsidR="00E326C0">
        <w:rPr>
          <w:rFonts w:eastAsia="Times New Roman"/>
          <w:sz w:val="24"/>
          <w:szCs w:val="24"/>
          <w:lang w:val="en-GB"/>
        </w:rPr>
        <w:t>4</w:t>
      </w:r>
      <w:r w:rsidR="00872471" w:rsidRPr="00B81F6C">
        <w:rPr>
          <w:rFonts w:eastAsia="Times New Roman"/>
          <w:sz w:val="24"/>
          <w:szCs w:val="24"/>
          <w:lang w:val="en-GB"/>
        </w:rPr>
        <w:t>,</w:t>
      </w:r>
      <w:r w:rsidR="00E326C0">
        <w:rPr>
          <w:rFonts w:eastAsia="Times New Roman"/>
          <w:sz w:val="24"/>
          <w:szCs w:val="24"/>
          <w:lang w:val="en-GB"/>
        </w:rPr>
        <w:t>3</w:t>
      </w:r>
      <w:r w:rsidR="00872471" w:rsidRPr="00B81F6C">
        <w:rPr>
          <w:rFonts w:eastAsia="Times New Roman"/>
          <w:sz w:val="24"/>
          <w:szCs w:val="24"/>
          <w:lang w:val="en-GB"/>
        </w:rPr>
        <w:t>00 SEND studies have been submitted to the FDA through IND applications</w:t>
      </w:r>
      <w:r w:rsidR="00AF0B2A">
        <w:rPr>
          <w:rFonts w:eastAsia="Times New Roman"/>
          <w:sz w:val="24"/>
          <w:szCs w:val="24"/>
          <w:lang w:val="en-GB"/>
        </w:rPr>
        <w:t>, providing a rich amount of toxicity data for informatics</w:t>
      </w:r>
      <w:r w:rsidR="00872471" w:rsidRPr="00B81F6C">
        <w:rPr>
          <w:rFonts w:eastAsia="Times New Roman"/>
          <w:sz w:val="24"/>
          <w:szCs w:val="24"/>
          <w:lang w:val="en-GB"/>
        </w:rPr>
        <w:t xml:space="preserve">. </w:t>
      </w:r>
    </w:p>
    <w:p w14:paraId="0FE6D631" w14:textId="77542BB8" w:rsidR="00CD051B" w:rsidRPr="00B81F6C" w:rsidRDefault="00AF0B2A" w:rsidP="00DF0F9A">
      <w:pPr>
        <w:spacing w:line="480" w:lineRule="auto"/>
        <w:ind w:firstLine="720"/>
        <w:rPr>
          <w:rFonts w:eastAsia="Times New Roman"/>
          <w:sz w:val="24"/>
          <w:szCs w:val="24"/>
          <w:lang w:val="en-GB"/>
        </w:rPr>
      </w:pPr>
      <w:r w:rsidRPr="00B81F6C">
        <w:rPr>
          <w:rFonts w:eastAsia="Times New Roman"/>
          <w:sz w:val="24"/>
          <w:szCs w:val="24"/>
          <w:lang w:val="en-GB"/>
        </w:rPr>
        <w:t>The liver is the largest internal organ in the body</w:t>
      </w:r>
      <w:r>
        <w:rPr>
          <w:rFonts w:eastAsia="Times New Roman"/>
          <w:sz w:val="24"/>
          <w:szCs w:val="24"/>
          <w:lang w:val="en-GB"/>
        </w:rPr>
        <w:t>,</w:t>
      </w:r>
      <w:r w:rsidRPr="00B81F6C">
        <w:rPr>
          <w:rFonts w:eastAsia="Times New Roman"/>
          <w:sz w:val="24"/>
          <w:szCs w:val="24"/>
          <w:lang w:val="en-GB"/>
        </w:rPr>
        <w:t xml:space="preserve"> comprising approximately 2% of the total body weight and plays important functional roles including in filtering blood and metabolizing xenobiotics, secreting bile to the intestines to aid in food digestion, storing glycogen for energy retrieval, and synthesizing proteins for blood plasma</w:t>
      </w:r>
      <w:r w:rsidR="001641FC">
        <w:rPr>
          <w:rFonts w:eastAsia="Times New Roman"/>
          <w:sz w:val="24"/>
          <w:szCs w:val="24"/>
          <w:lang w:val="en-GB"/>
        </w:rPr>
        <w:fldChar w:fldCharType="begin"/>
      </w:r>
      <w:r w:rsidR="00B053E2">
        <w:rPr>
          <w:rFonts w:eastAsia="Times New Roman"/>
          <w:sz w:val="24"/>
          <w:szCs w:val="24"/>
          <w:lang w:val="en-GB"/>
        </w:rPr>
        <w:instrText xml:space="preserve"> ADDIN ZOTERO_ITEM CSL_CITATION {"citationID":"eD9mQ3H3","properties":{"formattedCitation":"\\super 2\\uc0\\u8211{}7\\nosupersub{}","plainCitation":"2–7","noteIndex":0},"citationItems":[{"id":1718,"uris":["http://zotero.org/users/2296690/items/Y2ZXSF9U"],"uri":["http://zotero.org/users/2296690/items/Y2ZXSF9U"],"itemData":{"id":1718,"type":"article-journal","abstract":"Enzymes located in the endoplasmic reticulum of liver cells protect the organism against an accumulation of lipid-soluble exogenous and endogenous compounds by converting them to water-soluble metabolites which can be easily excreted by the kidney. But only few drugs possess suitable groups which are conjugated with glucuronic or sulfuric acid. Most compounds have to be hydroxylated first. For this purpose the endoplasmic reticulum has at its disposal an enzymic system, completely unspecific, which activates molecular oxygen for the oxidation of lipid-soluble compounds. This takes place at a cytochrome, P450, which is available in the endoplasmic membranes abundantly. The oxidation rate, however, is extremly slow and dependent on the chemical configuration of the compound and on genetically determined differences of the protein moiety of the enzyme. Since more specific enzymes located in liver cells metabolize most of the endogenous compounds, such as steroids, at a much higher rate, the slow hydroxylation by the unspecific endoplasmic enzyme does not play an important role in their conversion to inactive compounds. Drugs, however, are mainly converted to less active or inactive compounds. Their effectiveness and their duration of action depend on the rate of metabolism in the endoplasmic reticulum. An overload of the liver cell with numerous lipid-soluble drugs increases drug metabolizing enzymes in the endoplasmic reticulum and augments the smooth membranes in the hepatocytes with the results that all lipid-soluble compounds reacting with cytochrome-P450 are oxidized more rapidly. Because of the lack of specificity of this enzyme, drugs compete for the binding sites if high concentrations of several drugs are present in the liver cells. A slower metabolism of these drugs with less affinity is the result. Metabolism of drugs by this enzyme system leads sometimes to more active and toxic compounds which produce liver injury, e.g., in the case of carbon tetrachloride. Drug metabolism is inhibited only in severe hepatitis, and exceptionally in liver cirrhosis.","container-title":"The American Journal of Medicine","DOI":"10.1016/S0002-9343(70)80129-2","ISSN":"0002-9343","issue":"5","journalAbbreviation":"The American Journal of Medicine","language":"en","page":"617-629","source":"ScienceDirect","title":"The role of the liver in drug metabolism","volume":"49","author":[{"family":"Remmer","given":"H."}],"issued":{"date-parts":[["1970",11,1]]}}},{"id":1717,"uris":["http://zotero.org/users/2296690/items/EGFJLVNB"],"uri":["http://zotero.org/users/2296690/items/EGFJLVNB"],"itemData":{"id":1717,"type":"article-journal","abstract":"Bile acids, the water-soluble, amphipathic end products of cholesterol metabolism, are involved in liver, biliary, and intestinal disease. Formed in the liver, bile acids are absorbed actively from the small intestine, with each molecule undergoing multiple enterohepatic circulations before being excreted. After their synthesis from cholesterol, bile acids are conjugated with glycine or taurine, a process that makes them impermeable to cell membranes and permits high concentrations to persist in bile and intestinal content. The relation between the chemical structure and the multiple physiological functions of bile acids is reviewed. Bile acids induce biliary lipid secretion and solubilize cholesterol in bile, promoting its elimination. In the small intestine, bile acids solubilize dietary lipids promoting their absorption. Bile acids are cytotoxic when present in abnormally high concentrations. This may occur intracellularly, as occurs in the hepatocyte in cholestasis, or extracellulary, as occurs in the colon in patients with bile acid malabsorption. Disturbances in bile acid metabolism can be caused by (1) defective biosynthesis from cholesterol or defective conjugation, (2) defective membrane transport in the hepatocyte or ileal enterocyte, (3) defective transport between organs or biliary diversion, and (4) increased bacterial degradation during enterohepatic cycling. Bile acid therapy involves bile acid replacement in deficiency states or bile acid displacement by ursodeoxycholic acid, a noncytotoxic bile acid. In cholestatic liver disease, administration of ursodeoxycholic acid decreases hepatocyte injury by retained bile acids, improving liver tests, and slowing disease progression. Bile acid malabsorption may lead to high concentrations of bile acids in the colon and impaired colonic mucosal function; bile acid sequestrants provide symptomatic benefit for diarrhea. A knowledge of bile acid physiology and the perturbations of bile acid metabolism in liver and digestive disease should be useful for the internist.Arch Intern Med. 1999;159:2647-2658--&gt;","container-title":"Archives of Internal Medicine","DOI":"10.1001/archinte.159.22.2647","ISSN":"0003-9926","issue":"22","journalAbbreviation":"Archives of Internal Medicine","page":"2647-2658","source":"Silverchair","title":"The Continuing Importance of Bile Acids in Liver and Intestinal Disease","volume":"159","author":[{"family":"Hofmann","given":"Alan F."}],"issued":{"date-parts":[["1999",12,13]]}}},{"id":1716,"uris":["http://zotero.org/users/2296690/items/PVKKPQKG"],"uri":["http://zotero.org/users/2296690/items/PVKKPQKG"],"itemData":{"id":1716,"type":"article-journal","abstract":"The concept that a general intracellular pool serves as the sole precursor of amino acids for protein biosynthesis has been vigorously debated in recent years. To help resolve this controversy, we followed the distribution of intraperitoneally administered [3H]valine in the tRNA and the extracellular and intracellular compartments of rat liver. The specific radioactivity of the valine released from isolated tRNA was 2–3 times higher than that of intracellular valine, suggesting that the intracellular pool cannot be the sole precursor of amino acids used for charging tRNA. In addition, the specific radioactivity of the tRNA was only half that of the extracellular valine. Therefore it is unlikely that the valyl-tRNA is charged exclusively with amino acids derived from the extracellular pool. A model is proposed which stipulates that both extracellular and intracellular amino acids contribute to a restricted compartment that funnels amino acids towards protein biosynthesis.","container-title":"Biochemical Journal","DOI":"10.1042/bj1400539","ISSN":"0264-6021","issue":"3","journalAbbreviation":"Biochemical Journal","page":"539-545","source":"Silverchair","title":"Compartmentation of free amino acids for protein synthesis in rat liver","volume":"140","author":[{"family":"Airhart","given":"Judith"},{"family":"Vidrich","given":"Alda"},{"family":"Khairallah","given":"Edward A."}],"issued":{"date-parts":[["1974",6,1]]}}},{"id":1715,"uris":["http://zotero.org/users/2296690/items/3EZ25LQG"],"uri":["http://zotero.org/users/2296690/items/3EZ25LQG"],"itemData":{"id":1715,"type":"article-journal","abstract":"A direct study of the isolated rat liver perfused with oxygenated blood containing amino acids and lysine-epsilon-C(14) has yielded facts indicating that the liver synthesizes practically all the plasma fibrinogen, the albumin fraction, and probably more than 80 per cent of the plasma globulin fraction. The response of the isolated perfused liver in protein synthesis is qualitatively and quantitatively analogous to that of the intact animal, notably in (a) the ability to discriminate between natural L-lysine and D-lysine, (b) the per cent of isotopic amino acid converted to CO(2), (c) the per cent utilized in liver and plasma protein synthesis. The results obtained with the perfused liver are compared and contrasted with those reported for tissue homogenates, minces, and slices.","container-title":"The Journal of Experimental Medicine","DOI":"10.1084/jem.94.5.431","ISSN":"0022-1007","issue":"5","journalAbbreviation":"J Exp Med","language":"eng","note":"PMID: 14888824\nPMCID: PMC2180336","page":"431-453","source":"PubMed","title":"The dominant role of the liver in plasma protein synthesis; a direct study of the isolated perfused rat liver with the aid of lysine-epsilon-C14","volume":"94","author":[{"family":"Miller","given":"L. L."},{"family":"Bly","given":"C. G."},{"family":"Watson","given":"M. L."},{"family":"Bale","given":"W. F."}],"issued":{"date-parts":[["1951",11]]}}},{"id":1517,"uris":["http://zotero.org/users/2296690/items/EBUHGTWN"],"uri":["http://zotero.org/users/2296690/items/EBUHGTWN"],"itemData":{"id":1517,"type":"book","abstract":"Written by the foremost authority in the field, this volume is a comprehensive review of the multifaceted phenomenon of hepatotoxicity. Dr. Zimmerman examines the interface between chemicals and the liver; the latest research in experimental hepatotoxicology; the hepatotoxic risks of household, industrial, and environmental chemicals; and the adverse effects of drugs on the liver. This thoroughly revised, updated Second Edition features a greatly expanded section on the wide variety of drugs that can cause liver injury. For quick reference, an appendix lists these medications and their associated hepatic injuries. Also included are in-depth discussions of drug metabolism and factors affecting susceptibility to liver injury.","ISBN":"978-0-7817-1952-0","language":"en","note":"Google-Books-ID: fZtgamJXk70C","number-of-pages":"852","publisher":"Lippincott Williams &amp; Wilkins","source":"Google Books","title":"Hepatotoxicity: The Adverse Effects of Drugs and Other Chemicals on the Liver","title-short":"Hepatotoxicity","author":[{"family":"Zimmerman","given":"Hyman J."}],"issued":{"date-parts":[["1999"]]}}},{"id":1713,"uris":["http://zotero.org/users/2296690/items/LQGT3Z7N"],"uri":["http://zotero.org/users/2296690/items/LQGT3Z7N"],"itemData":{"id":1713,"type":"article-journal","abstract":"Glucose is the main energy fuel for the human brain. Maintenance of glucose homeostasis is therefore, crucial to meet cellular energy demands in both - normal physiological states and during stress or increased demands. Glucose is stored as glycogen primarily in the liver and skeletal muscle with a small amount stored in the brain. Liver glycogen primarily maintains blood glucose levels, while skeletal muscle glycogen is utilized during high-intensity exertion, and brain glycogen is an emergency cerebral energy source. Glycogen and glucose transform into one another through glycogen synthesis and degradation pathways. Thus, enzymatic defects along these pathways are associated with altered glucose metabolism and breakdown leading to hypoglycemia ± hepatomegaly and or liver disease in hepatic forms of glycogen storage disorder (GSD) and skeletal ± cardiac myopathy, depending on the site of the enzyme defects. Overall, defects in glycogen metabolism mainly present as GSDs and are a heterogenous group of inborn errors of carbohydrate metabolism. In this article we review the genetics, epidemiology, clinical and metabolic findings of various types of GSD, and glycolysis defects emphasizing current treatment and implications for future directions.","container-title":"Annals of Translational Medicine","DOI":"10.21037/atm.2018.10.59","ISSN":"2305-5839","issue":"24","journalAbbreviation":"Ann Transl Med","note":"PMID: 30740405\nPMCID: PMC6331362","source":"PubMed Central","title":"Glycogen metabolism and glycogen storage disorders","URL":"https://www.ncbi.nlm.nih.gov/pmc/articles/PMC6331362/","volume":"6","author":[{"family":"Kanungo","given":"Shibani"},{"family":"Wells","given":"Kimberly"},{"family":"Tribett","given":"Taylor"},{"family":"El-Gharbawy","given":"Areeg"}],"accessed":{"date-parts":[["2021",2,8]]},"issued":{"date-parts":[["2018",12]]}}}],"schema":"https://github.com/citation-style-language/schema/raw/master/csl-citation.json"} </w:instrText>
      </w:r>
      <w:r w:rsidR="001641FC">
        <w:rPr>
          <w:rFonts w:eastAsia="Times New Roman"/>
          <w:sz w:val="24"/>
          <w:szCs w:val="24"/>
          <w:lang w:val="en-GB"/>
        </w:rPr>
        <w:fldChar w:fldCharType="separate"/>
      </w:r>
      <w:r w:rsidR="00D571E6" w:rsidRPr="00D571E6">
        <w:rPr>
          <w:sz w:val="24"/>
          <w:vertAlign w:val="superscript"/>
        </w:rPr>
        <w:t>2–7</w:t>
      </w:r>
      <w:r w:rsidR="001641FC">
        <w:rPr>
          <w:rFonts w:eastAsia="Times New Roman"/>
          <w:sz w:val="24"/>
          <w:szCs w:val="24"/>
          <w:lang w:val="en-GB"/>
        </w:rPr>
        <w:fldChar w:fldCharType="end"/>
      </w:r>
      <w:r w:rsidRPr="00B81F6C">
        <w:rPr>
          <w:rFonts w:eastAsia="Times New Roman"/>
          <w:sz w:val="24"/>
          <w:szCs w:val="24"/>
          <w:lang w:val="en-GB"/>
        </w:rPr>
        <w:t xml:space="preserve">.  </w:t>
      </w:r>
      <w:r>
        <w:rPr>
          <w:rFonts w:eastAsia="Times New Roman"/>
          <w:sz w:val="24"/>
          <w:szCs w:val="24"/>
          <w:lang w:val="en-GB"/>
        </w:rPr>
        <w:t>Specifically, t</w:t>
      </w:r>
      <w:r w:rsidRPr="00B81F6C">
        <w:rPr>
          <w:rFonts w:eastAsia="Times New Roman"/>
          <w:sz w:val="24"/>
          <w:szCs w:val="24"/>
          <w:lang w:val="en-GB"/>
        </w:rPr>
        <w:t>he liver’s unique role in filtering blood and nutrients ingested into the digestive tract</w:t>
      </w:r>
      <w:r>
        <w:rPr>
          <w:rFonts w:eastAsia="Times New Roman"/>
          <w:sz w:val="24"/>
          <w:szCs w:val="24"/>
          <w:lang w:val="en-GB"/>
        </w:rPr>
        <w:t xml:space="preserve"> leave it more</w:t>
      </w:r>
      <w:r w:rsidRPr="00B81F6C">
        <w:rPr>
          <w:rFonts w:eastAsia="Times New Roman"/>
          <w:sz w:val="24"/>
          <w:szCs w:val="24"/>
          <w:lang w:val="en-GB"/>
        </w:rPr>
        <w:t xml:space="preserve"> susceptible to the exposure of toxic agents</w:t>
      </w:r>
      <w:r>
        <w:rPr>
          <w:rFonts w:eastAsia="Times New Roman"/>
          <w:sz w:val="24"/>
          <w:szCs w:val="24"/>
          <w:lang w:val="en-GB"/>
        </w:rPr>
        <w:t xml:space="preserve"> than other organs</w:t>
      </w:r>
      <w:r w:rsidRPr="00B81F6C">
        <w:rPr>
          <w:rFonts w:eastAsia="Times New Roman"/>
          <w:sz w:val="24"/>
          <w:szCs w:val="24"/>
          <w:lang w:val="en-GB"/>
        </w:rPr>
        <w:t xml:space="preserve">.  </w:t>
      </w:r>
      <w:r>
        <w:rPr>
          <w:rFonts w:eastAsia="Times New Roman"/>
          <w:sz w:val="24"/>
          <w:szCs w:val="24"/>
          <w:lang w:val="en-GB"/>
        </w:rPr>
        <w:t>Indeed, drug-induced hepatotoxicity accounts for greater than 50% of acute liver failure cases in the United States and has been the cause for post-market attrition of several pharmaceuticals</w:t>
      </w:r>
      <w:r>
        <w:rPr>
          <w:rFonts w:eastAsia="Times New Roman"/>
          <w:sz w:val="24"/>
          <w:szCs w:val="24"/>
          <w:lang w:val="en-GB"/>
        </w:rPr>
        <w:fldChar w:fldCharType="begin"/>
      </w:r>
      <w:r w:rsidR="00B053E2">
        <w:rPr>
          <w:rFonts w:eastAsia="Times New Roman"/>
          <w:sz w:val="24"/>
          <w:szCs w:val="24"/>
          <w:lang w:val="en-GB"/>
        </w:rPr>
        <w:instrText xml:space="preserve"> ADDIN ZOTERO_ITEM CSL_CITATION {"citationID":"8Bk5XC2u","properties":{"formattedCitation":"\\super 6,8\\uc0\\u8211{}11\\nosupersub{}","plainCitation":"6,8–11","noteIndex":0},"citationItems":[{"id":1517,"uris":["http://zotero.org/users/2296690/items/EBUHGTWN"],"uri":["http://zotero.org/users/2296690/items/EBUHGTWN"],"itemData":{"id":1517,"type":"book","abstract":"Written by the foremost authority in the field, this volume is a comprehensive review of the multifaceted phenomenon of hepatotoxicity. Dr. Zimmerman examines the interface between chemicals and the liver; the latest research in experimental hepatotoxicology; the hepatotoxic risks of household, industrial, and environmental chemicals; and the adverse effects of drugs on the liver. This thoroughly revised, updated Second Edition features a greatly expanded section on the wide variety of drugs that can cause liver injury. For quick reference, an appendix lists these medications and their associated hepatic injuries. Also included are in-depth discussions of drug metabolism and factors affecting susceptibility to liver injury.","ISBN":"978-0-7817-1952-0","language":"en","note":"Google-Books-ID: fZtgamJXk70C","number-of-pages":"852","publisher":"Lippincott Williams &amp; Wilkins","source":"Google Books","title":"Hepatotoxicity: The Adverse Effects of Drugs and Other Chemicals on the Liver","title-short":"Hepatotoxicity","author":[{"family":"Zimmerman","given":"Hyman J."}],"issued":{"date-parts":[["1999"]]}}},{"id":1513,"uris":["http://zotero.org/users/2296690/items/ANDXYH5Q"],"uri":["http://zotero.org/users/2296690/items/ANDXYH5Q"],"itemData":{"id":1513,"type":"article-journal","abstract":"Introduction: Many analgesics have been withdrawn from the market because of adverse drug reactions. Controversy still surrounds the use of some approved analgesics for pain management. However, the trends and reasons for withdrawal of analgesics when harms are attributed to their use have not been systematically assessed.Areas covered: We conducted searches in PubMed; Embase; Google Scholar; clinicaltrials.gov; WHO databases of withdrawn products; websites of the European Medicines Agency, the US Food and Drug Administration, the UK Medicines and Healthcare products Regulatory Agency; Meyler’s Side Effects of Drugs; Stephens’ Detection of New Adverse Drug Reactions; the Pharmaceutical Manufacturing Encyclopedia; and the Merck Index. We included licensed analgesics that were withdrawn after marketing because of adverse reactions between 1950 and March 2017. We excluded herbal products, non-human medicines, and non-prescription medicines. We used the Oxford Centre for Evidence Based Medicine criteria to document the levels of evidence, and chi-squared tests to compare withdrawal patterns across geographical regions.Expert opinion: Pharmacovigilance systems in low-resource settings should be strengthened. Greater co-ordination across regulatory authorities in assessing and interpreting the benefit-harm balance of new analgesics should be encouraged. Future reporting of harms in clinical trials of analgesics should follow standardized guidelines.","container-title":"Expert Opinion on Drug Safety","DOI":"10.1080/14740338.2018.1398232","ISSN":"1474-0338","issue":"1","note":"publisher: Taylor &amp; Francis\n_eprint: https://doi.org/10.1080/14740338.2018.1398232\nPMID: 29076385","page":"63-72","source":"Taylor and Francis+NEJM","title":"Post-marketing withdrawal of analgesic medications because of adverse drug reactions: a systematic review","title-short":"Post-marketing withdrawal of analgesic medications because of adverse drug reactions","volume":"17","author":[{"family":"Onakpoya","given":"Igho J."},{"family":"Heneghan","given":"Carl J."},{"family":"Aronson","given":"Jeffrey K."}],"issued":{"date-parts":[["2018",1,2]]}}},{"id":1512,"uris":["http://zotero.org/users/2296690/items/3PKWPIT4"],"uri":["http://zotero.org/users/2296690/items/3PKWPIT4"],"itemData":{"id":1512,"type":"article-journal","abstract":"Background\nThere have been no studies of the patterns of post-marketing withdrawals of medicinal products to which adverse reactions have been attributed. We identified medicinal products that were withdrawn because of adverse drug reactions, examined the evidence to support such withdrawals, and explored the pattern of withdrawals across countries.\n\nMethods\nWe searched PubMed, Google Scholar, the WHO’s database of drugs, the websites of drug regulatory authorities, and textbooks. We included medicinal products withdrawn between 1950 and 2014 and assessed the levels of evidence used in making withdrawal decisions using the criteria of the Oxford Centre for Evidence Based Medicine.\n\nResults\nWe identified 462 medicinal products that were withdrawn from the market between 1953 and 2013, the most common reason being hepatotoxicity. The supporting evidence in 72 % of cases consisted of anecdotal reports. Only 43 (9.34 %) drugs were withdrawn worldwide and 179 (39 %) were withdrawn in one country only. Withdrawal was significantly less likely in Africa than in other continents (Europe, the Americas, Asia, and Australasia and Oceania). The median interval between the first reported adverse reaction and the year of first withdrawal was 6 years (IQR, 1–15) and the interval did not consistently shorten over time.\n\nConclusion\nThere are discrepancies in the patterns of withdrawal of medicinal products from the market when adverse reactions are suspected, and withdrawals are inconsistent across countries. Greater co-ordination among drug regulatory authorities and increased transparency in reporting suspected adverse drug reactions would help improve current decision-making processes.\n\nElectronic supplementary material\nThe online version of this article (doi:10.1186/s12916-016-0553-2) contains supplementary material, which is available to authorized users.","container-title":"BMC Medicine","DOI":"10.1186/s12916-016-0553-2","ISSN":"1741-7015","journalAbbreviation":"BMC Med","note":"PMID: 26843061\nPMCID: PMC4740994","source":"PubMed Central","title":"Post-marketing withdrawal of 462 medicinal products because of adverse drug reactions: a systematic review of the world literature","title-short":"Post-marketing withdrawal of 462 medicinal products because of adverse drug reactions","URL":"https://www.ncbi.nlm.nih.gov/pmc/articles/PMC4740994/","volume":"14","author":[{"family":"Onakpoya","given":"Igho J."},{"family":"Heneghan","given":"Carl J."},{"family":"Aronson","given":"Jeffrey K."}],"accessed":{"date-parts":[["2020",12,8]]},"issued":{"date-parts":[["2016",2,4]]}}},{"id":1515,"uris":["http://zotero.org/users/2296690/items/J2BFL95P"],"uri":["http://zotero.org/users/2296690/items/J2BFL95P"],"itemData":{"id":1515,"type":"article-journal","abstract":"ABSTRACTBromfenac sodium (Duract) is a phenylacetic acid-derived nonsteroidal anti-inflammatory agent introduced in the United States in 1997 and withdrawn in 1998. We describe the first case of fulminant hepatic failure associated with this agent treated successfully with liver transplantation. Sim","container-title":"American Journal of Gastroenterology","DOI":"10.1111/j.1572-0241.1999.01321.x","ISSN":"0002-9270","issue":"8","language":"ENGLISH","note":"PMID: 10445569","page":"2299-2301","source":"insights.ovid.com","title":"Bromfenac(Duract)-Associated Hepatic Failure Requiring Liver Transplantation","volume":"94","author":[{"family":"Hunter","given":"Ellen"},{"family":"Johnston","given":"Philip"},{"family":"Tanner","given":"Gordon"},{"family":"Pinson","given":"Wright"},{"family":"Awad","given":"Joseph"}],"issued":{"date-parts":[["1999",8]]}}},{"id":1514,"uris":["http://zotero.org/users/2296690/items/N2LA5CIU"],"uri":["http://zotero.org/users/2296690/items/N2LA5CIU"],"itemData":{"id":1514,"type":"article-journal","abstract":"ABSTRACTTwo patients (a 48-year-old woman and a 62-year-old man) developed clinical and laboratory signs of hepatotoxicity due to troglitazone (Rezulin), a thiazolidinedione used in treatment of diabetes mellitus. There was no clear clinical evidence of drug allergy, although the woman experienced c","container-title":"American Journal of Gastroenterology","DOI":"10.1111/j.1572-0241.2000.01707.x","ISSN":"0002-9270","issue":"1","language":"ENGLISH","note":"PMID: 10638596","page":"272-276","source":"insights.ovid.com","title":"Hepatotoxicity Due To Troglitazone: Report of Two Cases and Review of Adverse Events Reported To The United States Food and Drug Administration","title-short":"Hepatotoxicity Due To Troglitazone","volume":"95","author":[{"family":"Kohlroser","given":"James"},{"family":"Mathai","given":"Jijy"},{"family":"Reichheld","given":"James"},{"family":"Banner","given":"Barbara"},{"family":"Bonkovsky","given":"Herbert"}],"issued":{"date-parts":[["2000",1]]}}}],"schema":"https://github.com/citation-style-language/schema/raw/master/csl-citation.json"} </w:instrText>
      </w:r>
      <w:r>
        <w:rPr>
          <w:rFonts w:eastAsia="Times New Roman"/>
          <w:sz w:val="24"/>
          <w:szCs w:val="24"/>
          <w:lang w:val="en-GB"/>
        </w:rPr>
        <w:fldChar w:fldCharType="separate"/>
      </w:r>
      <w:r w:rsidR="00D571E6" w:rsidRPr="00D571E6">
        <w:rPr>
          <w:sz w:val="24"/>
          <w:vertAlign w:val="superscript"/>
        </w:rPr>
        <w:t>6,8–11</w:t>
      </w:r>
      <w:r>
        <w:rPr>
          <w:rFonts w:eastAsia="Times New Roman"/>
          <w:sz w:val="24"/>
          <w:szCs w:val="24"/>
          <w:lang w:val="en-GB"/>
        </w:rPr>
        <w:fldChar w:fldCharType="end"/>
      </w:r>
      <w:r>
        <w:rPr>
          <w:rFonts w:eastAsia="Times New Roman"/>
          <w:sz w:val="24"/>
          <w:szCs w:val="24"/>
          <w:lang w:val="en-GB"/>
        </w:rPr>
        <w:t>.  Because of this, detection of potential hepatotoxicity safety signals</w:t>
      </w:r>
      <w:r w:rsidR="000A3C99">
        <w:rPr>
          <w:rFonts w:eastAsia="Times New Roman"/>
          <w:sz w:val="24"/>
          <w:szCs w:val="24"/>
          <w:lang w:val="en-GB"/>
        </w:rPr>
        <w:t xml:space="preserve"> in </w:t>
      </w:r>
      <w:del w:id="93" w:author="Snyder, Kevin" w:date="2022-02-23T16:04:00Z">
        <w:r w:rsidR="000A3C99" w:rsidDel="00D67587">
          <w:rPr>
            <w:rFonts w:eastAsia="Times New Roman"/>
            <w:sz w:val="24"/>
            <w:szCs w:val="24"/>
            <w:lang w:val="en-GB"/>
          </w:rPr>
          <w:delText>non</w:delText>
        </w:r>
        <w:r w:rsidR="00C777A9" w:rsidDel="00D67587">
          <w:rPr>
            <w:rFonts w:eastAsia="Times New Roman"/>
            <w:sz w:val="24"/>
            <w:szCs w:val="24"/>
            <w:lang w:val="en-GB"/>
          </w:rPr>
          <w:delText>-</w:delText>
        </w:r>
        <w:r w:rsidR="000A3C99" w:rsidDel="00D67587">
          <w:rPr>
            <w:rFonts w:eastAsia="Times New Roman"/>
            <w:sz w:val="24"/>
            <w:szCs w:val="24"/>
            <w:lang w:val="en-GB"/>
          </w:rPr>
          <w:delText>clinical</w:delText>
        </w:r>
      </w:del>
      <w:ins w:id="94" w:author="Snyder, Kevin" w:date="2022-02-23T16:04:00Z">
        <w:r w:rsidR="00D67587">
          <w:rPr>
            <w:rFonts w:eastAsia="Times New Roman"/>
            <w:sz w:val="24"/>
            <w:szCs w:val="24"/>
            <w:lang w:val="en-GB"/>
          </w:rPr>
          <w:t>nonclinical</w:t>
        </w:r>
      </w:ins>
      <w:r w:rsidR="000A3C99">
        <w:rPr>
          <w:rFonts w:eastAsia="Times New Roman"/>
          <w:sz w:val="24"/>
          <w:szCs w:val="24"/>
          <w:lang w:val="en-GB"/>
        </w:rPr>
        <w:t xml:space="preserve"> studies</w:t>
      </w:r>
      <w:r w:rsidR="00C777A9">
        <w:rPr>
          <w:rFonts w:eastAsia="Times New Roman"/>
          <w:sz w:val="24"/>
          <w:szCs w:val="24"/>
          <w:lang w:val="en-GB"/>
        </w:rPr>
        <w:t>, prior to administration to human subjects,</w:t>
      </w:r>
      <w:r w:rsidR="000A3C99">
        <w:rPr>
          <w:rFonts w:eastAsia="Times New Roman"/>
          <w:sz w:val="24"/>
          <w:szCs w:val="24"/>
          <w:lang w:val="en-GB"/>
        </w:rPr>
        <w:t xml:space="preserve"> is </w:t>
      </w:r>
      <w:r w:rsidR="005F6598">
        <w:rPr>
          <w:rFonts w:eastAsia="Times New Roman"/>
          <w:sz w:val="24"/>
          <w:szCs w:val="24"/>
          <w:lang w:val="en-GB"/>
        </w:rPr>
        <w:t xml:space="preserve">a critical priority.  </w:t>
      </w:r>
      <w:r w:rsidR="009C108D">
        <w:rPr>
          <w:rFonts w:eastAsia="Times New Roman"/>
          <w:sz w:val="24"/>
          <w:szCs w:val="24"/>
          <w:lang w:val="en-GB"/>
        </w:rPr>
        <w:t>Relevant liver biomolecules, including bilirubin or l</w:t>
      </w:r>
      <w:r w:rsidR="005F6598">
        <w:rPr>
          <w:rFonts w:eastAsia="Times New Roman"/>
          <w:sz w:val="24"/>
          <w:szCs w:val="24"/>
          <w:lang w:val="en-GB"/>
        </w:rPr>
        <w:t>iver enzymes such as alanine aminotransferase (ALT</w:t>
      </w:r>
      <w:r w:rsidR="00B5385D">
        <w:rPr>
          <w:rFonts w:eastAsia="Times New Roman"/>
          <w:sz w:val="24"/>
          <w:szCs w:val="24"/>
          <w:lang w:val="en-GB"/>
        </w:rPr>
        <w:t>), aspartate aminotransferase</w:t>
      </w:r>
      <w:r w:rsidR="00C777A9">
        <w:rPr>
          <w:rFonts w:eastAsia="Times New Roman"/>
          <w:sz w:val="24"/>
          <w:szCs w:val="24"/>
          <w:lang w:val="en-GB"/>
        </w:rPr>
        <w:t xml:space="preserve"> (AST)</w:t>
      </w:r>
      <w:r w:rsidR="00B5385D">
        <w:rPr>
          <w:rFonts w:eastAsia="Times New Roman"/>
          <w:sz w:val="24"/>
          <w:szCs w:val="24"/>
          <w:lang w:val="en-GB"/>
        </w:rPr>
        <w:t xml:space="preserve">, and alkaline phosphatase (ALP), are routinely tested in clinical </w:t>
      </w:r>
      <w:r w:rsidR="00BB07BC">
        <w:rPr>
          <w:rFonts w:eastAsia="Times New Roman"/>
          <w:sz w:val="24"/>
          <w:szCs w:val="24"/>
          <w:lang w:val="en-GB"/>
        </w:rPr>
        <w:t xml:space="preserve">settings </w:t>
      </w:r>
      <w:r w:rsidR="009C108D">
        <w:rPr>
          <w:rFonts w:eastAsia="Times New Roman"/>
          <w:sz w:val="24"/>
          <w:szCs w:val="24"/>
          <w:lang w:val="en-GB"/>
        </w:rPr>
        <w:t>to monitor potential</w:t>
      </w:r>
      <w:r w:rsidR="00B5385D">
        <w:rPr>
          <w:rFonts w:eastAsia="Times New Roman"/>
          <w:sz w:val="24"/>
          <w:szCs w:val="24"/>
          <w:lang w:val="en-GB"/>
        </w:rPr>
        <w:t xml:space="preserve"> underlying drug-induced hepatotoxicity</w:t>
      </w:r>
      <w:r w:rsidR="00DF0F9A">
        <w:rPr>
          <w:rFonts w:eastAsia="Times New Roman"/>
          <w:sz w:val="24"/>
          <w:szCs w:val="24"/>
          <w:lang w:val="en-GB"/>
        </w:rPr>
        <w:fldChar w:fldCharType="begin"/>
      </w:r>
      <w:r w:rsidR="00B053E2">
        <w:rPr>
          <w:rFonts w:eastAsia="Times New Roman"/>
          <w:sz w:val="24"/>
          <w:szCs w:val="24"/>
          <w:lang w:val="en-GB"/>
        </w:rPr>
        <w:instrText xml:space="preserve"> ADDIN ZOTERO_ITEM CSL_CITATION {"citationID":"Sw0ZxlzM","properties":{"formattedCitation":"\\super 12,13\\nosupersub{}","plainCitation":"12,13","noteIndex":0},"citationItems":[{"id":1509,"uris":["http://zotero.org/users/2296690/items/BB9VWF4U"],"uri":["http://zotero.org/users/2296690/items/BB9VWF4U"],"itemData":{"id":1509,"type":"article-journal","abstract":"Laboratory testing is important in the diagnosis and monitoring of liver injury and disease. Current liver tests include plasma markers of injury (e.g. aminotransferases, γ-glutamyl transferase, and alkaline phosphatase), markers of function (e.g. prothrombin time, bilirubin), viral hepatitis serologies, and markers of proliferation (e.g. α-fetoprotein). Among the injury markers, the alanine and aspartate aminotransferases (ALT and AST, respectively) are the most commonly used. However, interpretation of ALT and AST plasma levels can be complicated. Furthermore, both have poor prognostic utility in acute liver injury and liver failure. New biomarkers of liver injury are rapidly being developed, and the US Food and Drug Administration the European Medicines Agency have recently expressed support for use of some of these biomarkers in drug trials. The purpose of this paper is to review the history of liver biomarkers, to summarize mechanisms and interpretation of ALT and AST elevation in plasma in liver injury (particularly acute liver injury), and to discuss emerging liver injury biomarkers that may complement or even replace ALT and AST in the future.","container-title":"EXCLI Journal","DOI":"10.17179/excli2016-800","ISSN":"1611-2156","journalAbbreviation":"EXCLI J","note":"PMID: 28337112\nPMCID: PMC5318690","page":"817-828","source":"PubMed Central","title":"The past and present of serum aminotransferases and the future of liver injury biomarkers","volume":"15","author":[{"family":"McGill","given":"Mitchell R."}],"issued":{"date-parts":[["2016",12,15]]}}},{"id":1785,"uris":["http://zotero.org/users/2296690/items/BCBXQPE3"],"uri":["http://zotero.org/users/2296690/items/BCBXQPE3"],"itemData":{"id":1785,"type":"article-journal","abstract":"The hepatotoxicity of drugs is the main cause of drug withdrawal from the pharmaceutical market and interruption of the development of new molecules.Biomarkers are useful in several situations. In case of suspected DILI, biomarkers can be used to confirm liver damage, its severity, prognosis, confirm drug causality or define the type of DILI. In this review, we will first present the currently used biomarkers and candidate biomarkers for the future. The current biomarkers are certainly very helpful including with the assistance of diagnostic method such the RUCAM, but provide a limited information for the early dectection of liver injury, the role of specific drug and the prediction of DILI. Some biomarkers are promising but they are not yet available for routine use. Studies are still needed to confirm their interest, particularly in comparison to RUCAM.","container-title":"Frontiers in Pharmacology","DOI":"10.3389/fphar.2019.01482","ISSN":"1663-9812","journalAbbreviation":"Front. Pharmacol.","language":"English","note":"publisher: Frontiers","source":"Frontiers","title":"Drug-Induced Liver Injury: Biomarkers, Requirements, Candidates, and Validation","title-short":"Drug-Induced Liver Injury","URL":"https://www.frontiersin.org/articles/10.3389/fphar.2019.01482/full","volume":"10","author":[{"family":"Meunier","given":"Lucy"},{"family":"Larrey","given":"Dominique"}],"accessed":{"date-parts":[["2020",12,8]]},"issued":{"date-parts":[["2019"]]}}}],"schema":"https://github.com/citation-style-language/schema/raw/master/csl-citation.json"} </w:instrText>
      </w:r>
      <w:r w:rsidR="00DF0F9A">
        <w:rPr>
          <w:rFonts w:eastAsia="Times New Roman"/>
          <w:sz w:val="24"/>
          <w:szCs w:val="24"/>
          <w:lang w:val="en-GB"/>
        </w:rPr>
        <w:fldChar w:fldCharType="separate"/>
      </w:r>
      <w:r w:rsidR="00D571E6" w:rsidRPr="00D571E6">
        <w:rPr>
          <w:sz w:val="24"/>
          <w:vertAlign w:val="superscript"/>
        </w:rPr>
        <w:t>12,13</w:t>
      </w:r>
      <w:r w:rsidR="00DF0F9A">
        <w:rPr>
          <w:rFonts w:eastAsia="Times New Roman"/>
          <w:sz w:val="24"/>
          <w:szCs w:val="24"/>
          <w:lang w:val="en-GB"/>
        </w:rPr>
        <w:fldChar w:fldCharType="end"/>
      </w:r>
      <w:r w:rsidR="00B5385D">
        <w:rPr>
          <w:rFonts w:eastAsia="Times New Roman"/>
          <w:sz w:val="24"/>
          <w:szCs w:val="24"/>
          <w:lang w:val="en-GB"/>
        </w:rPr>
        <w:t xml:space="preserve">.  </w:t>
      </w:r>
      <w:r w:rsidR="00DF0F9A">
        <w:rPr>
          <w:rFonts w:eastAsia="Times New Roman"/>
          <w:sz w:val="24"/>
          <w:szCs w:val="24"/>
          <w:lang w:val="en-GB"/>
        </w:rPr>
        <w:t xml:space="preserve">These </w:t>
      </w:r>
      <w:r w:rsidR="00BB07BC">
        <w:rPr>
          <w:rFonts w:eastAsia="Times New Roman"/>
          <w:sz w:val="24"/>
          <w:szCs w:val="24"/>
          <w:lang w:val="en-GB"/>
        </w:rPr>
        <w:t>bio</w:t>
      </w:r>
      <w:r w:rsidR="00DF0F9A">
        <w:rPr>
          <w:rFonts w:eastAsia="Times New Roman"/>
          <w:sz w:val="24"/>
          <w:szCs w:val="24"/>
          <w:lang w:val="en-GB"/>
        </w:rPr>
        <w:t>markers</w:t>
      </w:r>
      <w:r w:rsidR="008700A9">
        <w:rPr>
          <w:rFonts w:eastAsia="Times New Roman"/>
          <w:sz w:val="24"/>
          <w:szCs w:val="24"/>
          <w:lang w:val="en-GB"/>
        </w:rPr>
        <w:t xml:space="preserve"> provide clinicians with a powerful diagnostic tool to assess underlying liver disease in patients and have even shown </w:t>
      </w:r>
      <w:r w:rsidR="008700A9">
        <w:rPr>
          <w:rFonts w:eastAsia="Times New Roman"/>
          <w:sz w:val="24"/>
          <w:szCs w:val="24"/>
          <w:lang w:val="en-GB"/>
        </w:rPr>
        <w:lastRenderedPageBreak/>
        <w:t xml:space="preserve">potential to discern between different liver disease phenotypes based on distinct </w:t>
      </w:r>
      <w:r w:rsidR="009C108D">
        <w:rPr>
          <w:rFonts w:eastAsia="Times New Roman"/>
          <w:sz w:val="24"/>
          <w:szCs w:val="24"/>
          <w:lang w:val="en-GB"/>
        </w:rPr>
        <w:t>biomolecule</w:t>
      </w:r>
      <w:r w:rsidR="008700A9">
        <w:rPr>
          <w:rFonts w:eastAsia="Times New Roman"/>
          <w:sz w:val="24"/>
          <w:szCs w:val="24"/>
          <w:lang w:val="en-GB"/>
        </w:rPr>
        <w:t xml:space="preserve"> patterns</w:t>
      </w:r>
      <w:r w:rsidR="008700A9">
        <w:rPr>
          <w:rFonts w:eastAsia="Times New Roman"/>
          <w:sz w:val="24"/>
          <w:szCs w:val="24"/>
          <w:lang w:val="en-GB"/>
        </w:rPr>
        <w:fldChar w:fldCharType="begin"/>
      </w:r>
      <w:r w:rsidR="00B053E2">
        <w:rPr>
          <w:rFonts w:eastAsia="Times New Roman"/>
          <w:sz w:val="24"/>
          <w:szCs w:val="24"/>
          <w:lang w:val="en-GB"/>
        </w:rPr>
        <w:instrText xml:space="preserve"> ADDIN ZOTERO_ITEM CSL_CITATION {"citationID":"Oz8ZjIfS","properties":{"formattedCitation":"\\super 14\\nosupersub{}","plainCitation":"14","noteIndex":0},"citationItems":[{"id":1784,"uris":["http://zotero.org/users/2296690/items/G6XN8A3F"],"uri":["http://zotero.org/users/2296690/items/G6XN8A3F"],"itemData":{"id":1784,"type":"article-journal","abstract":"Review Article from The New England Journal of Medicine — Drug-Induced Liver Injury — Types and Phenotypes","archive_location":"world","container-title":"New England Journal of Medicine","DOI":"10.1056/NEJMra1816149","language":"en","note":"publisher: Massachusetts Medical Society","source":"www.nejm.org","title":"Drug-Induced Liver Injury — Types and Phenotypes","URL":"https://www.nejm.org/doi/10.1056/NEJMra1816149","author":[{"family":"Hoofnagle","given":"Jay H."},{"family":"Björnsson","given":"Einar S."}],"accessed":{"date-parts":[["2020",12,8]]},"issued":{"date-parts":[["2019",7,17]]}}}],"schema":"https://github.com/citation-style-language/schema/raw/master/csl-citation.json"} </w:instrText>
      </w:r>
      <w:r w:rsidR="008700A9">
        <w:rPr>
          <w:rFonts w:eastAsia="Times New Roman"/>
          <w:sz w:val="24"/>
          <w:szCs w:val="24"/>
          <w:lang w:val="en-GB"/>
        </w:rPr>
        <w:fldChar w:fldCharType="separate"/>
      </w:r>
      <w:r w:rsidR="00D571E6" w:rsidRPr="00D571E6">
        <w:rPr>
          <w:sz w:val="24"/>
          <w:vertAlign w:val="superscript"/>
        </w:rPr>
        <w:t>14</w:t>
      </w:r>
      <w:r w:rsidR="008700A9">
        <w:rPr>
          <w:rFonts w:eastAsia="Times New Roman"/>
          <w:sz w:val="24"/>
          <w:szCs w:val="24"/>
          <w:lang w:val="en-GB"/>
        </w:rPr>
        <w:fldChar w:fldCharType="end"/>
      </w:r>
      <w:r w:rsidR="008700A9">
        <w:rPr>
          <w:rFonts w:eastAsia="Times New Roman"/>
          <w:sz w:val="24"/>
          <w:szCs w:val="24"/>
          <w:lang w:val="en-GB"/>
        </w:rPr>
        <w:t xml:space="preserve">. While these biomarkers are also </w:t>
      </w:r>
      <w:r w:rsidR="00C777A9">
        <w:rPr>
          <w:rFonts w:eastAsia="Times New Roman"/>
          <w:sz w:val="24"/>
          <w:szCs w:val="24"/>
          <w:lang w:val="en-GB"/>
        </w:rPr>
        <w:t xml:space="preserve">routinely </w:t>
      </w:r>
      <w:r w:rsidR="008700A9">
        <w:rPr>
          <w:rFonts w:eastAsia="Times New Roman"/>
          <w:sz w:val="24"/>
          <w:szCs w:val="24"/>
          <w:lang w:val="en-GB"/>
        </w:rPr>
        <w:t>tested as</w:t>
      </w:r>
      <w:r w:rsidR="00BB07BC">
        <w:rPr>
          <w:rFonts w:eastAsia="Times New Roman"/>
          <w:sz w:val="24"/>
          <w:szCs w:val="24"/>
          <w:lang w:val="en-GB"/>
        </w:rPr>
        <w:t xml:space="preserve"> </w:t>
      </w:r>
      <w:del w:id="95" w:author="Snyder, Kevin" w:date="2022-02-23T16:04:00Z">
        <w:r w:rsidR="00BB07BC" w:rsidDel="00D67587">
          <w:rPr>
            <w:rFonts w:eastAsia="Times New Roman"/>
            <w:sz w:val="24"/>
            <w:szCs w:val="24"/>
            <w:lang w:val="en-GB"/>
          </w:rPr>
          <w:delText>non-clinical</w:delText>
        </w:r>
      </w:del>
      <w:ins w:id="96" w:author="Snyder, Kevin" w:date="2022-02-23T16:04:00Z">
        <w:r w:rsidR="00D67587">
          <w:rPr>
            <w:rFonts w:eastAsia="Times New Roman"/>
            <w:sz w:val="24"/>
            <w:szCs w:val="24"/>
            <w:lang w:val="en-GB"/>
          </w:rPr>
          <w:t>nonclinical</w:t>
        </w:r>
      </w:ins>
      <w:r w:rsidR="00BB07BC">
        <w:rPr>
          <w:rFonts w:eastAsia="Times New Roman"/>
          <w:sz w:val="24"/>
          <w:szCs w:val="24"/>
          <w:lang w:val="en-GB"/>
        </w:rPr>
        <w:t xml:space="preserve"> studies as</w:t>
      </w:r>
      <w:r w:rsidR="008700A9">
        <w:rPr>
          <w:rFonts w:eastAsia="Times New Roman"/>
          <w:sz w:val="24"/>
          <w:szCs w:val="24"/>
          <w:lang w:val="en-GB"/>
        </w:rPr>
        <w:t xml:space="preserve"> potential markers for hepatotoxicity, their relationship between liver diseases, including different liver disease phenotypes, remains incomplete.   </w:t>
      </w:r>
    </w:p>
    <w:p w14:paraId="50F9B682" w14:textId="5F9A4829" w:rsidR="0033159A" w:rsidRDefault="0033159A" w:rsidP="00356BB2">
      <w:pPr>
        <w:spacing w:line="480" w:lineRule="auto"/>
        <w:ind w:firstLine="720"/>
        <w:rPr>
          <w:rFonts w:eastAsia="Times New Roman"/>
          <w:sz w:val="24"/>
          <w:szCs w:val="24"/>
          <w:lang w:val="en-GB"/>
        </w:rPr>
      </w:pPr>
      <w:r w:rsidRPr="00B81F6C">
        <w:rPr>
          <w:rFonts w:eastAsia="Times New Roman"/>
          <w:sz w:val="24"/>
          <w:szCs w:val="24"/>
          <w:lang w:val="en-GB"/>
        </w:rPr>
        <w:t xml:space="preserve">In this work, </w:t>
      </w:r>
      <w:r w:rsidR="008700A9">
        <w:rPr>
          <w:rFonts w:eastAsia="Times New Roman"/>
          <w:sz w:val="24"/>
          <w:szCs w:val="24"/>
          <w:lang w:val="en-GB"/>
        </w:rPr>
        <w:t xml:space="preserve">we use the wealth of animal toxicity data </w:t>
      </w:r>
      <w:r w:rsidR="00F379EB">
        <w:rPr>
          <w:rFonts w:eastAsia="Times New Roman"/>
          <w:sz w:val="24"/>
          <w:szCs w:val="24"/>
          <w:lang w:val="en-GB"/>
        </w:rPr>
        <w:t>available</w:t>
      </w:r>
      <w:r w:rsidR="008700A9">
        <w:rPr>
          <w:rFonts w:eastAsia="Times New Roman"/>
          <w:sz w:val="24"/>
          <w:szCs w:val="24"/>
          <w:lang w:val="en-GB"/>
        </w:rPr>
        <w:t xml:space="preserve"> within the U.S. FDA’s SEND database to characterize drug-induced </w:t>
      </w:r>
      <w:r w:rsidRPr="00B81F6C">
        <w:rPr>
          <w:rFonts w:eastAsia="Times New Roman"/>
          <w:sz w:val="24"/>
          <w:szCs w:val="24"/>
          <w:lang w:val="en-GB"/>
        </w:rPr>
        <w:t xml:space="preserve">hepatotoxicity </w:t>
      </w:r>
      <w:r w:rsidR="008700A9">
        <w:rPr>
          <w:rFonts w:eastAsia="Times New Roman"/>
          <w:sz w:val="24"/>
          <w:szCs w:val="24"/>
          <w:lang w:val="en-GB"/>
        </w:rPr>
        <w:t>in rats.  Herein</w:t>
      </w:r>
      <w:r w:rsidR="00F379EB">
        <w:rPr>
          <w:rFonts w:eastAsia="Times New Roman"/>
          <w:sz w:val="24"/>
          <w:szCs w:val="24"/>
          <w:lang w:val="en-GB"/>
        </w:rPr>
        <w:t>,</w:t>
      </w:r>
      <w:r w:rsidRPr="00B81F6C">
        <w:rPr>
          <w:rFonts w:eastAsia="Times New Roman"/>
          <w:sz w:val="24"/>
          <w:szCs w:val="24"/>
          <w:lang w:val="en-GB"/>
        </w:rPr>
        <w:t xml:space="preserve"> we present a workflow</w:t>
      </w:r>
      <w:r w:rsidR="00F379EB">
        <w:rPr>
          <w:rFonts w:eastAsia="Times New Roman"/>
          <w:sz w:val="24"/>
          <w:szCs w:val="24"/>
          <w:lang w:val="en-GB"/>
        </w:rPr>
        <w:t xml:space="preserve"> to leverage data across SEND studies to establish relationships between clinical chemistry tests (e.g., ALT, AST, ALP) and animal meta data (e.g., body weight and sex) </w:t>
      </w:r>
      <w:r w:rsidR="00356BB2">
        <w:rPr>
          <w:rFonts w:eastAsia="Times New Roman"/>
          <w:sz w:val="24"/>
          <w:szCs w:val="24"/>
          <w:lang w:val="en-GB"/>
        </w:rPr>
        <w:t>with different</w:t>
      </w:r>
      <w:r w:rsidR="00F379EB">
        <w:rPr>
          <w:rFonts w:eastAsia="Times New Roman"/>
          <w:sz w:val="24"/>
          <w:szCs w:val="24"/>
          <w:lang w:val="en-GB"/>
        </w:rPr>
        <w:t xml:space="preserve"> organ disease phenotypes (e.g., acute liver necrosis, steatosis, cholestasis) identified </w:t>
      </w:r>
      <w:r w:rsidR="00354FEF">
        <w:rPr>
          <w:rFonts w:eastAsia="Times New Roman"/>
          <w:sz w:val="24"/>
          <w:szCs w:val="24"/>
          <w:lang w:val="en-GB"/>
        </w:rPr>
        <w:t>from</w:t>
      </w:r>
      <w:r w:rsidR="00F379EB">
        <w:rPr>
          <w:rFonts w:eastAsia="Times New Roman"/>
          <w:sz w:val="24"/>
          <w:szCs w:val="24"/>
          <w:lang w:val="en-GB"/>
        </w:rPr>
        <w:t xml:space="preserve"> histopathology findings.   </w:t>
      </w:r>
      <w:r w:rsidR="00356BB2">
        <w:rPr>
          <w:rFonts w:eastAsia="Times New Roman"/>
          <w:sz w:val="24"/>
          <w:szCs w:val="24"/>
          <w:lang w:val="en-GB"/>
        </w:rPr>
        <w:t>Additionally, we explore the ability of the clinical chemistry tests and animal metadata to predict the probability of an underlying liver disease phenotype</w:t>
      </w:r>
      <w:r w:rsidR="006E37C1">
        <w:rPr>
          <w:rFonts w:eastAsia="Times New Roman"/>
          <w:sz w:val="24"/>
          <w:szCs w:val="24"/>
          <w:lang w:val="en-GB"/>
        </w:rPr>
        <w:t>s</w:t>
      </w:r>
      <w:r w:rsidR="00356BB2">
        <w:rPr>
          <w:rFonts w:eastAsia="Times New Roman"/>
          <w:sz w:val="24"/>
          <w:szCs w:val="24"/>
          <w:lang w:val="en-GB"/>
        </w:rPr>
        <w:t xml:space="preserve"> in rats using machine learning.  This workflow can be extended to other animals outside of rats, as well as other complex toxicities (e.g., nephrotoxicity)</w:t>
      </w:r>
      <w:r w:rsidR="006E37C1">
        <w:rPr>
          <w:rFonts w:eastAsia="Times New Roman"/>
          <w:sz w:val="24"/>
          <w:szCs w:val="24"/>
          <w:lang w:val="en-GB"/>
        </w:rPr>
        <w:t xml:space="preserve"> and to our knowledge is the first such large-scale study using SEND data</w:t>
      </w:r>
      <w:r w:rsidR="00356BB2">
        <w:rPr>
          <w:rFonts w:eastAsia="Times New Roman"/>
          <w:sz w:val="24"/>
          <w:szCs w:val="24"/>
          <w:lang w:val="en-GB"/>
        </w:rPr>
        <w:t xml:space="preserve">.  </w:t>
      </w:r>
      <w:r w:rsidR="00D87B55">
        <w:rPr>
          <w:rFonts w:eastAsia="Times New Roman"/>
          <w:sz w:val="24"/>
          <w:szCs w:val="24"/>
          <w:lang w:val="en-GB"/>
        </w:rPr>
        <w:t xml:space="preserve">  </w:t>
      </w:r>
    </w:p>
    <w:p w14:paraId="394C5751" w14:textId="5218B1D5" w:rsidR="00DC0131" w:rsidRPr="0006792D" w:rsidRDefault="00DC0131" w:rsidP="00356BB2">
      <w:pPr>
        <w:keepNext/>
        <w:spacing w:line="480" w:lineRule="auto"/>
        <w:rPr>
          <w:rFonts w:eastAsia="Times New Roman"/>
          <w:sz w:val="24"/>
          <w:szCs w:val="24"/>
          <w:lang w:val="en-GB"/>
        </w:rPr>
      </w:pPr>
    </w:p>
    <w:p w14:paraId="2F4E877A" w14:textId="2C28EDD7" w:rsidR="00D459FA" w:rsidRDefault="49777C68" w:rsidP="00E50879">
      <w:pPr>
        <w:pStyle w:val="Heading1"/>
      </w:pPr>
      <w:r w:rsidRPr="49777C68">
        <w:rPr>
          <w:lang w:val="en-GB"/>
        </w:rPr>
        <w:t>METHODS</w:t>
      </w:r>
    </w:p>
    <w:p w14:paraId="5B1AA8FB" w14:textId="1A1ACCF4" w:rsidR="00E72EFC" w:rsidRPr="004510F4" w:rsidRDefault="007232FE" w:rsidP="007232FE">
      <w:pPr>
        <w:pStyle w:val="Heading2"/>
        <w:rPr>
          <w:i/>
          <w:lang w:val="en-US"/>
        </w:rPr>
      </w:pPr>
      <w:r w:rsidRPr="004510F4">
        <w:rPr>
          <w:i/>
          <w:lang w:val="en-US"/>
        </w:rPr>
        <w:t>SQLite Database Generation</w:t>
      </w:r>
    </w:p>
    <w:p w14:paraId="1135630B" w14:textId="77777777" w:rsidR="00DC0131" w:rsidRPr="00DC0131" w:rsidRDefault="00DC0131" w:rsidP="00DC0131">
      <w:pPr>
        <w:pStyle w:val="BMSBodyText"/>
        <w:rPr>
          <w:lang w:eastAsia="x-none"/>
        </w:rPr>
      </w:pPr>
    </w:p>
    <w:p w14:paraId="216E4031" w14:textId="14132DF1" w:rsidR="00DC0131" w:rsidRPr="00DC0131" w:rsidRDefault="00DC0131" w:rsidP="004510F4">
      <w:pPr>
        <w:pStyle w:val="BMSBodyText"/>
        <w:spacing w:before="120" w:line="480" w:lineRule="auto"/>
        <w:ind w:firstLine="720"/>
      </w:pPr>
      <w:r>
        <w:t xml:space="preserve">SEND datasets received by the FDA through </w:t>
      </w:r>
      <w:r w:rsidR="00E326C0">
        <w:t>August</w:t>
      </w:r>
      <w:r>
        <w:t xml:space="preserve"> </w:t>
      </w:r>
      <w:r w:rsidR="00E326C0">
        <w:t>10</w:t>
      </w:r>
      <w:r>
        <w:t>, 202</w:t>
      </w:r>
      <w:r w:rsidR="00E326C0">
        <w:t>1</w:t>
      </w:r>
      <w:r>
        <w:t xml:space="preserve"> were parsed and converted from their native format (Statistical Analysis System (SAS) version 5 export files, XPT files) and stored in a relational database management system (SQLite, version 3.30.1).  The FDA’s Electronic Document Room (EDR) contains electronic regulatory review submissions from INDs and NDAs, Drug Safety Reports, including SEND datasets submitted in support of these applications.  To identify folders containing SEND datasets, an exhaustive search of the eCTD </w:t>
      </w:r>
      <w:r>
        <w:lastRenderedPageBreak/>
        <w:t xml:space="preserve">Module 4 folders containing a ‘define.xml’ file was performed.  To ensure SEND dataset validity prior to loading into the SQLite database, a series of quality checks were performed.  These included that the submitted SEND dataset 1) </w:t>
      </w:r>
      <w:bookmarkStart w:id="97" w:name="_Hlk45565206"/>
      <w:r>
        <w:t>contained a TS domain, 2) contained a DM domain, 3) contained an EX domain, 4) had readable .</w:t>
      </w:r>
      <w:proofErr w:type="spellStart"/>
      <w:r>
        <w:t>xpt</w:t>
      </w:r>
      <w:proofErr w:type="spellEnd"/>
      <w:r>
        <w:t xml:space="preserve"> files for all submitted domains, 5) contained domain variables </w:t>
      </w:r>
      <w:r w:rsidR="00C526AA">
        <w:t>allowed in either</w:t>
      </w:r>
      <w:r>
        <w:t xml:space="preserve"> SEND </w:t>
      </w:r>
      <w:r w:rsidR="00C526AA">
        <w:t xml:space="preserve">Implementation Guide version </w:t>
      </w:r>
      <w:r>
        <w:t xml:space="preserve">3.0 </w:t>
      </w:r>
      <w:r w:rsidR="00C526AA">
        <w:t>or</w:t>
      </w:r>
      <w:r>
        <w:t xml:space="preserve"> 3.1, and </w:t>
      </w:r>
      <w:r w:rsidR="00C526AA">
        <w:t>6</w:t>
      </w:r>
      <w:r>
        <w:t xml:space="preserve">) </w:t>
      </w:r>
      <w:bookmarkEnd w:id="97"/>
      <w:r>
        <w:t xml:space="preserve">had one unique STUDYID across all domains submitted.  After all valid datasets were inserted into the SQLite database, duplicated rows (i.e., those with exact values across all variables in a domain) were removed.  </w:t>
      </w:r>
    </w:p>
    <w:p w14:paraId="70F9ABD9" w14:textId="3BDD9088" w:rsidR="004F4023" w:rsidRPr="004510F4" w:rsidRDefault="00D31C13" w:rsidP="004F4023">
      <w:pPr>
        <w:pStyle w:val="Heading2"/>
        <w:rPr>
          <w:i/>
          <w:lang w:val="en-US"/>
        </w:rPr>
      </w:pPr>
      <w:r w:rsidRPr="004510F4">
        <w:rPr>
          <w:i/>
          <w:lang w:val="en-US"/>
        </w:rPr>
        <w:t>Training</w:t>
      </w:r>
      <w:r w:rsidR="004F4023" w:rsidRPr="004510F4">
        <w:rPr>
          <w:i/>
          <w:lang w:val="en-US"/>
        </w:rPr>
        <w:t xml:space="preserve"> Set Preparation</w:t>
      </w:r>
    </w:p>
    <w:p w14:paraId="46D19448" w14:textId="59E647AC" w:rsidR="004F4023" w:rsidRDefault="001A2031" w:rsidP="004F4023">
      <w:pPr>
        <w:pStyle w:val="Heading3"/>
        <w:rPr>
          <w:lang w:val="en-US"/>
        </w:rPr>
      </w:pPr>
      <w:r>
        <w:rPr>
          <w:lang w:val="en-US"/>
        </w:rPr>
        <w:t>Animal Curation</w:t>
      </w:r>
    </w:p>
    <w:p w14:paraId="703EFE42" w14:textId="77777777" w:rsidR="00C701E6" w:rsidRPr="00C701E6" w:rsidRDefault="00C701E6" w:rsidP="00C701E6">
      <w:pPr>
        <w:pStyle w:val="BMSBodyText"/>
        <w:rPr>
          <w:lang w:eastAsia="x-none"/>
        </w:rPr>
      </w:pPr>
    </w:p>
    <w:p w14:paraId="29992434" w14:textId="4D646923" w:rsidR="00C701E6" w:rsidRPr="00E32051" w:rsidRDefault="00C701E6" w:rsidP="0021170D">
      <w:pPr>
        <w:pStyle w:val="BMSBodyText"/>
        <w:spacing w:after="240" w:line="480" w:lineRule="auto"/>
        <w:ind w:firstLine="720"/>
      </w:pPr>
      <w:bookmarkStart w:id="98" w:name="_Hlk45609168"/>
      <w:r>
        <w:t>SEND studies each have different target goals, different species as animal subjects, different dosing regimens, etc. In order to further standardize</w:t>
      </w:r>
      <w:r w:rsidR="008F1922">
        <w:t xml:space="preserve"> and created a robust training set for analysis,</w:t>
      </w:r>
      <w:r>
        <w:t xml:space="preserve"> we selected animals were selected based off a few different criteria</w:t>
      </w:r>
      <w:r w:rsidR="00BB56FF">
        <w:t xml:space="preserve">.  First, we restricted the modeling set to rats of any </w:t>
      </w:r>
      <w:r w:rsidR="00A7616D">
        <w:t>strain</w:t>
      </w:r>
      <w:r w:rsidR="005A054A">
        <w:t xml:space="preserve">, </w:t>
      </w:r>
      <w:r w:rsidR="00050878">
        <w:t>labeled</w:t>
      </w:r>
      <w:r w:rsidR="005A054A">
        <w:t xml:space="preserve"> as RAT in CDISC Controlled terminology</w:t>
      </w:r>
      <w:r w:rsidR="00BB56FF">
        <w:t xml:space="preserve">.  </w:t>
      </w:r>
      <w:r w:rsidR="00937E4C">
        <w:t xml:space="preserve">Then, only rats sacrificed immediately after recovery were used.  These rats were identified </w:t>
      </w:r>
      <w:r w:rsidR="006876D6">
        <w:t xml:space="preserve">in a SEND study by </w:t>
      </w:r>
      <w:r w:rsidR="00C23079">
        <w:t xml:space="preserve">determining the epoch during which the rat was sacrificed.  Then, because there is no controlled terminology for the epoch’s a set of regular expressions were used to identify the </w:t>
      </w:r>
      <w:r w:rsidR="00D31C13">
        <w:t>epoch as either “screening”, “treatment”, or “recovery, as described in a previous publication</w:t>
      </w:r>
      <w:r w:rsidR="00B053E2">
        <w:fldChar w:fldCharType="begin"/>
      </w:r>
      <w:r w:rsidR="00B053E2">
        <w:instrText xml:space="preserve"> ADDIN ZOTERO_ITEM CSL_CITATION {"citationID":"8i38mbwx","properties":{"formattedCitation":"\\super 15\\nosupersub{}","plainCitation":"15","noteIndex":0},"citationItems":[{"id":1676,"uris":["http://zotero.org/users/2296690/items/V5PTBCNH"],"uri":["http://zotero.org/users/2296690/items/V5PTBCNH"],"itemData":{"id":1676,"type":"article-journal","abstract":"Implementation of the Clinical Data Interchange Standards Consortium (CDISC)’s Standard for Exchange of Nonclinical Data (SEND) by the United States Food and Drug Administration Center for Drug Evaluation and Research (US FDA CDER) has created large quantities of SEND data sets and a tremendous opportunity to apply large-scale data analytic approaches. To fully realize this opportunity, differences in SEND implementation that impair the ability to conduct cross-study analysis must be addressed. In this manuscript, a prototypical question regarding historical control data (see Table of Contents graphic) was used to identify areas for SEND harmonization and to develop algorithmic strategies for nonclinical cross-study analysis within a variety of databases. FDA CDER’s repository of &gt;1800 sponsor-submitted studies in SEND format was queried using the statistical programming language R to gain insight into how the CDISC SEND Implementation Guides are being applied across the industry. For each component needed to answer the question (defined as “query block”), the frequency of data population was determined and ranged from 6 to 99%. For fields populated &lt;90% and/or that did not have Controlled Terminology, data extraction methods such as data transformation and script development were evaluated. Data extraction was successful for fields such as phase of study, negative controls, and histopathology using scripts. Calculations to assess accuracy of data extraction indicated a high confidence in most query block searches. Some fields such as vehicle name, animal supplier name, and test facility name are not amenable to accurate data extraction through script development alone and require additional harmonization to confidently extract data. Harmonization proposals are discussed in this manuscript. Implementation of these proposals will allow stakeholders to capitalize on the opportunity presented by SEND data sets to increase the efficiency and productivity of nonclinical drug development, allowing the most promising drug candidates to proceed through development.","container-title":"Chemical Research in Toxicology","DOI":"10.1021/acs.chemrestox.0c00317","ISSN":"0893-228X","issue":"2","journalAbbreviation":"Chem. Res. Toxicol.","note":"publisher: American Chemical Society","page":"483-494","source":"ACS Publications","title":"Leveraging the Value of CDISC SEND Data Sets for Cross-Study Analysis: Incidence of Microscopic Findings in Control Animals","title-short":"Leveraging the Value of CDISC SEND Data Sets for Cross-Study Analysis","volume":"34","author":[{"family":"Carfagna","given":"Mark A."},{"family":"Anderson","given":"Jesse"},{"family":"Eley","given":"Christopher"},{"family":"Fukushima","given":"Tamio"},{"family":"Horvath","given":"Joseph"},{"family":"Houser","given":"William"},{"family":"Larsen","given":"Bo"},{"family":"Page","given":"Todd"},{"family":"Russo","given":"Daniel"},{"family":"Sloan","given":"Cheryl"},{"family":"Snyder","given":"Kevin"},{"family":"Thompson","given":"Rick"},{"family":"Ullmann","given":"Gitte"},{"family":"Whittaker","given":"Matthew"}],"issued":{"date-parts":[["2021",2,15]]}}}],"schema":"https://github.com/citation-style-language/schema/raw/master/csl-citation.json"} </w:instrText>
      </w:r>
      <w:r w:rsidR="00B053E2">
        <w:fldChar w:fldCharType="separate"/>
      </w:r>
      <w:r w:rsidR="00B053E2" w:rsidRPr="00B053E2">
        <w:rPr>
          <w:szCs w:val="24"/>
          <w:vertAlign w:val="superscript"/>
        </w:rPr>
        <w:t>15</w:t>
      </w:r>
      <w:r w:rsidR="00B053E2">
        <w:fldChar w:fldCharType="end"/>
      </w:r>
      <w:r w:rsidR="00D31C13">
        <w:t xml:space="preserve">.  Only rats sacrificed in the treatment phase were retained to develop a training set.  </w:t>
      </w:r>
      <w:r w:rsidR="001A2031">
        <w:t>In addition, because all clinical chemistry tests were normalized as fold increase above control, we limited the set of training rats to those in studies with an easily identifiable negative control group</w:t>
      </w:r>
      <w:r w:rsidR="00F44FF9">
        <w:t>, i.e., those with a TCNTRL containing any of the following phrases</w:t>
      </w:r>
      <w:r w:rsidR="001112C9">
        <w:t xml:space="preserve">: </w:t>
      </w:r>
      <w:r w:rsidR="001112C9" w:rsidRPr="001112C9">
        <w:t>"placebo", "untreated", "sham"</w:t>
      </w:r>
      <w:r w:rsidR="001112C9">
        <w:t xml:space="preserve">, </w:t>
      </w:r>
      <w:r w:rsidR="001112C9" w:rsidRPr="001112C9">
        <w:t xml:space="preserve">"negative", "saline", "peg", "vehicle", "citrate", "dextrose", "water", </w:t>
      </w:r>
      <w:r w:rsidR="001112C9">
        <w:t xml:space="preserve">or </w:t>
      </w:r>
      <w:r w:rsidR="001112C9" w:rsidRPr="001112C9">
        <w:t>"air"</w:t>
      </w:r>
      <w:bookmarkEnd w:id="98"/>
      <w:r w:rsidR="00C13E83">
        <w:t xml:space="preserve">. </w:t>
      </w:r>
      <w:r w:rsidR="002F5AA7">
        <w:t xml:space="preserve"> </w:t>
      </w:r>
    </w:p>
    <w:p w14:paraId="0190F1D9" w14:textId="3AE7F066" w:rsidR="00C13E83" w:rsidRDefault="00984F83" w:rsidP="00456230">
      <w:pPr>
        <w:pStyle w:val="Heading3"/>
        <w:rPr>
          <w:lang w:val="en-US"/>
        </w:rPr>
      </w:pPr>
      <w:r>
        <w:rPr>
          <w:lang w:val="en-US"/>
        </w:rPr>
        <w:lastRenderedPageBreak/>
        <w:t>Clinical Chemistry Tests</w:t>
      </w:r>
      <w:r w:rsidR="007417D2">
        <w:rPr>
          <w:lang w:val="en-US"/>
        </w:rPr>
        <w:t xml:space="preserve"> and Body Weights</w:t>
      </w:r>
    </w:p>
    <w:p w14:paraId="6EFE396A" w14:textId="77777777" w:rsidR="00456230" w:rsidRPr="00456230" w:rsidRDefault="00456230" w:rsidP="00456230">
      <w:pPr>
        <w:pStyle w:val="BMSBodyText"/>
        <w:rPr>
          <w:lang w:eastAsia="x-none"/>
        </w:rPr>
      </w:pPr>
    </w:p>
    <w:p w14:paraId="5AE8317A" w14:textId="661E8E86" w:rsidR="00292AFE" w:rsidRDefault="00292AFE" w:rsidP="00C13E83">
      <w:pPr>
        <w:pStyle w:val="BMSBodyText"/>
        <w:spacing w:after="240" w:line="480" w:lineRule="auto"/>
        <w:ind w:firstLine="720"/>
      </w:pPr>
      <w:r>
        <w:t xml:space="preserve">The laboratory domain (LB) contains clinical chemistry tests taken during and after the treatment phase of the study.  </w:t>
      </w:r>
      <w:r w:rsidR="0058749D">
        <w:t xml:space="preserve">All available clinical chemistry tests for the rats in the training set were collated from this domain.  </w:t>
      </w:r>
      <w:r w:rsidR="003923D6">
        <w:t xml:space="preserve">There is no standard or preferred unit or tests for many common tests.  For example, total bilirubin can be submitted in </w:t>
      </w:r>
      <w:r w:rsidR="003923D6" w:rsidRPr="003923D6">
        <w:t xml:space="preserve">mg/dL or </w:t>
      </w:r>
      <w:r w:rsidR="002559C3">
        <w:sym w:font="Symbol" w:char="F06D"/>
      </w:r>
      <w:r w:rsidR="003923D6" w:rsidRPr="003923D6">
        <w:t>mol/L</w:t>
      </w:r>
      <w:r w:rsidR="008F1922">
        <w:t xml:space="preserve"> requiring conversion factor</w:t>
      </w:r>
      <w:r w:rsidR="003923D6">
        <w:t xml:space="preserve">.  In order to avoid </w:t>
      </w:r>
      <w:r w:rsidR="001919C6">
        <w:t>conversions, the peak clinical chemistry test responses for each rat were grouped by study and normalized as a fold change above the study negative control with respect to sex</w:t>
      </w:r>
      <w:r w:rsidR="00B164CC">
        <w:t xml:space="preserve"> (i.e., male rats were normalized to male rat controls) so long as the study reported unique units for each test</w:t>
      </w:r>
      <w:r w:rsidR="001919C6">
        <w:t xml:space="preserve">.  </w:t>
      </w:r>
      <w:r w:rsidR="007417D2">
        <w:t xml:space="preserve">In addition to clinical tests, </w:t>
      </w:r>
      <w:r w:rsidR="002559C3">
        <w:t>rat</w:t>
      </w:r>
      <w:r w:rsidR="007417D2">
        <w:t xml:space="preserve"> body weight was captured by </w:t>
      </w:r>
      <w:r w:rsidR="005852EB">
        <w:t>fi</w:t>
      </w:r>
      <w:r w:rsidR="00E95762">
        <w:t>tting</w:t>
      </w:r>
      <w:r w:rsidR="005852EB">
        <w:t xml:space="preserve"> a regression line to the rats</w:t>
      </w:r>
      <w:r w:rsidR="00851745">
        <w:t>’</w:t>
      </w:r>
      <w:r w:rsidR="005852EB">
        <w:t xml:space="preserve"> body weights throughout th</w:t>
      </w:r>
      <w:r w:rsidR="00E95762">
        <w:t>e</w:t>
      </w:r>
      <w:r w:rsidR="005852EB">
        <w:t xml:space="preserve"> study.</w:t>
      </w:r>
      <w:r w:rsidR="009B047D">
        <w:t xml:space="preserve">  Along with the difference in body weight from the start and end of the study, the </w:t>
      </w:r>
      <w:r w:rsidR="00AA53A3">
        <w:t>slope and y-intercept of the body weight regression line were</w:t>
      </w:r>
      <w:r w:rsidR="002559C3">
        <w:t xml:space="preserve"> </w:t>
      </w:r>
      <w:r w:rsidR="00B164CC">
        <w:t xml:space="preserve">all </w:t>
      </w:r>
      <w:r w:rsidR="00AA53A3">
        <w:t xml:space="preserve">used </w:t>
      </w:r>
      <w:r w:rsidR="00B164CC">
        <w:t xml:space="preserve">as variables </w:t>
      </w:r>
      <w:r w:rsidR="00AA53A3">
        <w:t xml:space="preserve">in our analysis.  These </w:t>
      </w:r>
      <w:r w:rsidR="00E41BD8">
        <w:t xml:space="preserve">values were </w:t>
      </w:r>
      <w:r w:rsidR="00AA53A3">
        <w:t>also normalized to the study negative control with respect to sex and were</w:t>
      </w:r>
      <w:r w:rsidR="00E41BD8">
        <w:t xml:space="preserve"> named BWDIFF_NORM, BWSLOPE_NORM and BW_INTERCEPT</w:t>
      </w:r>
      <w:r w:rsidR="00B164CC">
        <w:t>_NORM</w:t>
      </w:r>
      <w:r w:rsidR="00E41BD8">
        <w:t xml:space="preserve">, respectively.  </w:t>
      </w:r>
      <w:r w:rsidR="00AA53A3">
        <w:t xml:space="preserve"> </w:t>
      </w:r>
      <w:r w:rsidR="005852EB">
        <w:t xml:space="preserve">  </w:t>
      </w:r>
    </w:p>
    <w:p w14:paraId="00AE1EC5" w14:textId="77777777" w:rsidR="00C13E83" w:rsidRPr="00C13E83" w:rsidRDefault="00C13E83" w:rsidP="00C13E83">
      <w:pPr>
        <w:pStyle w:val="BMSBodyText"/>
        <w:rPr>
          <w:lang w:eastAsia="x-none"/>
        </w:rPr>
      </w:pPr>
    </w:p>
    <w:p w14:paraId="7F22DE65" w14:textId="69B4DC2D" w:rsidR="00167249" w:rsidRDefault="00167249" w:rsidP="00167249">
      <w:pPr>
        <w:pStyle w:val="Heading3"/>
        <w:rPr>
          <w:lang w:val="en-US"/>
        </w:rPr>
      </w:pPr>
      <w:r>
        <w:rPr>
          <w:lang w:val="en-US"/>
        </w:rPr>
        <w:t>Hepatotoxicity Mechanism Classification</w:t>
      </w:r>
    </w:p>
    <w:p w14:paraId="50EBBF9E" w14:textId="77777777" w:rsidR="00167249" w:rsidRPr="00167249" w:rsidRDefault="00167249" w:rsidP="00167249">
      <w:pPr>
        <w:pStyle w:val="BMSBodyText"/>
        <w:rPr>
          <w:lang w:eastAsia="x-none"/>
        </w:rPr>
      </w:pPr>
    </w:p>
    <w:p w14:paraId="1AC6ABCB" w14:textId="3CCF47A1" w:rsidR="007667C0" w:rsidRDefault="004F1128" w:rsidP="00D4691B">
      <w:pPr>
        <w:pStyle w:val="BMSBodyText"/>
        <w:spacing w:before="120" w:line="480" w:lineRule="auto"/>
        <w:ind w:firstLine="720"/>
      </w:pPr>
      <w:r>
        <w:t xml:space="preserve">To classify </w:t>
      </w:r>
      <w:r w:rsidR="0036013B">
        <w:t>phenotypes</w:t>
      </w:r>
      <w:r w:rsidR="00AA63AB">
        <w:t xml:space="preserve"> of particular liver disease</w:t>
      </w:r>
      <w:r>
        <w:t>, we created regular expression</w:t>
      </w:r>
      <w:r w:rsidR="00AA63AB">
        <w:t>s</w:t>
      </w:r>
      <w:r>
        <w:t xml:space="preserve"> to </w:t>
      </w:r>
      <w:r w:rsidR="00AA63AB">
        <w:t xml:space="preserve">identify terminology </w:t>
      </w:r>
      <w:r w:rsidR="00372F65">
        <w:t xml:space="preserve">in pathology findings </w:t>
      </w:r>
      <w:r w:rsidR="00AA63AB">
        <w:t xml:space="preserve">that may be associated with </w:t>
      </w:r>
      <w:r w:rsidR="00372F65">
        <w:t>certain liver disease phenotypes</w:t>
      </w:r>
      <w:r w:rsidR="00AA63AB">
        <w:t>.</w:t>
      </w:r>
      <w:r w:rsidR="00CA4018">
        <w:t xml:space="preserve"> </w:t>
      </w:r>
      <w:r w:rsidR="00372F65">
        <w:t xml:space="preserve">For example, cholestasis is characterized as a disruption of the flow of bile from the liver into the gallbladder.  Pathology results describing “bile” or “biliary” could potentially </w:t>
      </w:r>
      <w:r w:rsidR="0036013B">
        <w:t xml:space="preserve">indicate liver disease via cholestasis.  Similarly, steatosis is characterized by a </w:t>
      </w:r>
      <w:proofErr w:type="spellStart"/>
      <w:r w:rsidR="0036013B">
        <w:t>build up</w:t>
      </w:r>
      <w:proofErr w:type="spellEnd"/>
      <w:r w:rsidR="0036013B">
        <w:t xml:space="preserve"> of lipid-containing</w:t>
      </w:r>
      <w:r w:rsidR="004D60DF">
        <w:t xml:space="preserve"> vacuoles</w:t>
      </w:r>
      <w:r w:rsidR="0036013B">
        <w:t>.</w:t>
      </w:r>
      <w:r w:rsidR="00CA4018">
        <w:t xml:space="preserve"> </w:t>
      </w:r>
      <w:r w:rsidR="0036013B">
        <w:t>Therefore</w:t>
      </w:r>
      <w:r w:rsidR="00C2739E">
        <w:t>,</w:t>
      </w:r>
      <w:r w:rsidR="0036013B">
        <w:t xml:space="preserve"> pathology results </w:t>
      </w:r>
      <w:r w:rsidR="004D60DF">
        <w:t>mentioning “fat”, “lipids”, “</w:t>
      </w:r>
      <w:r w:rsidR="00354FEF">
        <w:t>vacuolation</w:t>
      </w:r>
      <w:r w:rsidR="004D60DF">
        <w:t xml:space="preserve">”, </w:t>
      </w:r>
      <w:r w:rsidR="004D60DF">
        <w:lastRenderedPageBreak/>
        <w:t>“accumulation”, and “congestion” may be indicative of underlying steatosis.</w:t>
      </w:r>
      <w:r w:rsidR="0036013B">
        <w:t xml:space="preserve"> </w:t>
      </w:r>
      <w:r w:rsidR="004D60DF">
        <w:t xml:space="preserve">Lastly, more severe findings like “necrosis”, “fibrosis”, “degeneration”, “atrophy”, “apoptosis”, and “depletion” may suggest general hepatocellular necrosis.  </w:t>
      </w:r>
      <w:r w:rsidR="00CA4018">
        <w:t xml:space="preserve">The regular expressions and the terms they were associated to capture are listed in Table 1. </w:t>
      </w:r>
      <w:r w:rsidR="0099543B">
        <w:t xml:space="preserve"> </w:t>
      </w:r>
      <w:r w:rsidR="00CA4018">
        <w:t xml:space="preserve">For each animal, </w:t>
      </w:r>
      <w:r w:rsidR="004D60DF">
        <w:t>these regular expression</w:t>
      </w:r>
      <w:r w:rsidR="0099543B">
        <w:t>s</w:t>
      </w:r>
      <w:r w:rsidR="004D60DF">
        <w:t xml:space="preserve"> were used to classify their </w:t>
      </w:r>
      <w:r w:rsidR="00CA4018">
        <w:t>liver necropsy</w:t>
      </w:r>
      <w:r w:rsidR="0099543B">
        <w:t xml:space="preserve"> findings as</w:t>
      </w:r>
      <w:r w:rsidR="00CA4018">
        <w:t xml:space="preserve"> having steatosis, cholestasis, necrosis, or no observable liver disease.</w:t>
      </w:r>
      <w:r w:rsidR="0099543B">
        <w:t xml:space="preserve">  Since many animals, typically those in the low and medium dose groups in a study, do not receive a necropsy unless findings in the high dose groups are found, animals without any reported findings were assumed to be absence of liver disease.  </w:t>
      </w:r>
    </w:p>
    <w:p w14:paraId="78D82B46" w14:textId="77777777" w:rsidR="004F4023" w:rsidRPr="004F4023" w:rsidRDefault="004F4023" w:rsidP="004F4023">
      <w:pPr>
        <w:pStyle w:val="BMSBodyText"/>
        <w:rPr>
          <w:lang w:eastAsia="x-none"/>
        </w:rPr>
      </w:pPr>
    </w:p>
    <w:p w14:paraId="320D6520" w14:textId="03407F8B" w:rsidR="00020AC6" w:rsidRPr="00ED16F0" w:rsidRDefault="00652452" w:rsidP="007232FE">
      <w:pPr>
        <w:pStyle w:val="Heading2"/>
        <w:rPr>
          <w:rFonts w:eastAsia="Times New Roman" w:cs="Arial"/>
          <w:i/>
          <w:lang w:val="en-GB"/>
        </w:rPr>
      </w:pPr>
      <w:r w:rsidRPr="00ED16F0">
        <w:rPr>
          <w:rFonts w:eastAsia="Times New Roman" w:cs="Arial"/>
          <w:i/>
          <w:lang w:val="en-GB"/>
        </w:rPr>
        <w:t>Analytical</w:t>
      </w:r>
      <w:r w:rsidR="007232FE" w:rsidRPr="00ED16F0">
        <w:rPr>
          <w:rFonts w:eastAsia="Times New Roman" w:cs="Arial"/>
          <w:i/>
          <w:lang w:val="en-GB"/>
        </w:rPr>
        <w:t xml:space="preserve"> Approaches</w:t>
      </w:r>
    </w:p>
    <w:p w14:paraId="1DEA1B4F" w14:textId="1854A680" w:rsidR="0099543B" w:rsidRDefault="0099543B" w:rsidP="00E47E2E">
      <w:pPr>
        <w:pStyle w:val="Heading3"/>
        <w:rPr>
          <w:rFonts w:eastAsia="Times New Roman" w:cs="Arial"/>
          <w:lang w:val="en-GB"/>
        </w:rPr>
      </w:pPr>
      <w:r w:rsidRPr="00ED16F0">
        <w:rPr>
          <w:rFonts w:eastAsia="Times New Roman" w:cs="Arial"/>
          <w:lang w:val="en-GB"/>
        </w:rPr>
        <w:t>Z-score Calculation</w:t>
      </w:r>
    </w:p>
    <w:p w14:paraId="028441BD" w14:textId="77777777" w:rsidR="004510F4" w:rsidRPr="004510F4" w:rsidRDefault="004510F4" w:rsidP="004510F4">
      <w:pPr>
        <w:pStyle w:val="BMSBodyText"/>
        <w:rPr>
          <w:lang w:val="en-GB" w:eastAsia="x-none"/>
        </w:rPr>
      </w:pPr>
    </w:p>
    <w:p w14:paraId="7C258DB2" w14:textId="6E1F757B" w:rsidR="007559B5" w:rsidRDefault="0099543B" w:rsidP="00D8477B">
      <w:pPr>
        <w:pStyle w:val="BMSBodyText"/>
        <w:spacing w:before="120" w:line="480" w:lineRule="auto"/>
        <w:ind w:firstLine="720"/>
        <w:rPr>
          <w:lang w:val="en-GB" w:eastAsia="x-none"/>
        </w:rPr>
      </w:pPr>
      <w:r>
        <w:rPr>
          <w:lang w:val="en-GB" w:eastAsia="x-none"/>
        </w:rPr>
        <w:t>To identify potential biomarkers for the various liver disease phenotypes the z-scores</w:t>
      </w:r>
      <w:r w:rsidR="008D7AAF">
        <w:rPr>
          <w:lang w:val="en-GB" w:eastAsia="x-none"/>
        </w:rPr>
        <w:t xml:space="preserve"> [ref: Kevin C paper]</w:t>
      </w:r>
      <w:r>
        <w:rPr>
          <w:lang w:val="en-GB" w:eastAsia="x-none"/>
        </w:rPr>
        <w:t xml:space="preserve"> were calculate for all clinical chemistry tests and animal body weights (i.e., all predictor variables except animal sex).  </w:t>
      </w:r>
      <w:r w:rsidR="007559B5">
        <w:rPr>
          <w:lang w:val="en-GB" w:eastAsia="x-none"/>
        </w:rPr>
        <w:t xml:space="preserve">Z-scores were calculated </w:t>
      </w:r>
      <w:r w:rsidR="00FC1AF1">
        <w:rPr>
          <w:lang w:val="en-GB" w:eastAsia="x-none"/>
        </w:rPr>
        <w:t xml:space="preserve">for every predictor variable with respective to each liver phenotype </w:t>
      </w:r>
      <w:r w:rsidR="007559B5">
        <w:rPr>
          <w:lang w:val="en-GB" w:eastAsia="x-none"/>
        </w:rPr>
        <w:t>by the following equation:</w:t>
      </w:r>
    </w:p>
    <w:p w14:paraId="62D8A6B4" w14:textId="41A92442" w:rsidR="00B550EE" w:rsidRPr="00B550EE" w:rsidRDefault="007559B5" w:rsidP="00D8477B">
      <w:pPr>
        <w:pStyle w:val="BMSBodyText"/>
        <w:spacing w:before="120" w:line="480" w:lineRule="auto"/>
        <w:rPr>
          <w:lang w:val="en-GB" w:eastAsia="x-none"/>
        </w:rPr>
      </w:pPr>
      <m:oMathPara>
        <m:oMath>
          <m:r>
            <w:rPr>
              <w:rFonts w:ascii="Cambria Math" w:hAnsi="Cambria Math"/>
              <w:lang w:val="en-GB" w:eastAsia="x-none"/>
            </w:rPr>
            <m:t>z= (</m:t>
          </m:r>
          <m:sSub>
            <m:sSubPr>
              <m:ctrlPr>
                <w:rPr>
                  <w:rFonts w:ascii="Cambria Math" w:hAnsi="Cambria Math"/>
                  <w:i/>
                  <w:lang w:val="en-GB" w:eastAsia="x-none"/>
                </w:rPr>
              </m:ctrlPr>
            </m:sSubPr>
            <m:e>
              <m:acc>
                <m:accPr>
                  <m:chr m:val="̅"/>
                  <m:ctrlPr>
                    <w:rPr>
                      <w:rFonts w:ascii="Cambria Math" w:hAnsi="Cambria Math"/>
                      <w:i/>
                      <w:lang w:val="en-GB" w:eastAsia="x-none"/>
                    </w:rPr>
                  </m:ctrlPr>
                </m:accPr>
                <m:e>
                  <m:r>
                    <w:rPr>
                      <w:rFonts w:ascii="Cambria Math" w:hAnsi="Cambria Math"/>
                      <w:lang w:val="en-GB" w:eastAsia="x-none"/>
                    </w:rPr>
                    <m:t>x</m:t>
                  </m:r>
                </m:e>
              </m:acc>
            </m:e>
            <m:sub>
              <m:r>
                <w:rPr>
                  <w:rFonts w:ascii="Cambria Math" w:hAnsi="Cambria Math"/>
                  <w:lang w:val="en-GB" w:eastAsia="x-none"/>
                </w:rPr>
                <m:t>1</m:t>
              </m:r>
            </m:sub>
          </m:sSub>
          <m:r>
            <w:rPr>
              <w:rFonts w:ascii="Cambria Math" w:hAnsi="Cambria Math"/>
              <w:lang w:val="en-GB" w:eastAsia="x-none"/>
            </w:rPr>
            <m:t xml:space="preserve">- </m:t>
          </m:r>
          <m:sSub>
            <m:sSubPr>
              <m:ctrlPr>
                <w:rPr>
                  <w:rFonts w:ascii="Cambria Math" w:hAnsi="Cambria Math"/>
                  <w:i/>
                  <w:lang w:val="en-GB" w:eastAsia="x-none"/>
                </w:rPr>
              </m:ctrlPr>
            </m:sSubPr>
            <m:e>
              <m:acc>
                <m:accPr>
                  <m:chr m:val="̅"/>
                  <m:ctrlPr>
                    <w:rPr>
                      <w:rFonts w:ascii="Cambria Math" w:hAnsi="Cambria Math"/>
                      <w:i/>
                      <w:lang w:val="en-GB" w:eastAsia="x-none"/>
                    </w:rPr>
                  </m:ctrlPr>
                </m:accPr>
                <m:e>
                  <m:r>
                    <w:rPr>
                      <w:rFonts w:ascii="Cambria Math" w:hAnsi="Cambria Math"/>
                      <w:lang w:val="en-GB" w:eastAsia="x-none"/>
                    </w:rPr>
                    <m:t>x</m:t>
                  </m:r>
                </m:e>
              </m:acc>
            </m:e>
            <m:sub>
              <m:r>
                <w:rPr>
                  <w:rFonts w:ascii="Cambria Math" w:hAnsi="Cambria Math"/>
                  <w:lang w:val="en-GB" w:eastAsia="x-none"/>
                </w:rPr>
                <m:t>0</m:t>
              </m:r>
            </m:sub>
          </m:sSub>
          <m:r>
            <w:rPr>
              <w:rFonts w:ascii="Cambria Math" w:hAnsi="Cambria Math"/>
              <w:lang w:val="en-GB" w:eastAsia="x-none"/>
            </w:rPr>
            <m:t>)</m:t>
          </m:r>
          <m:rad>
            <m:radPr>
              <m:degHide m:val="1"/>
              <m:ctrlPr>
                <w:rPr>
                  <w:rFonts w:ascii="Cambria Math" w:hAnsi="Cambria Math"/>
                  <w:i/>
                  <w:lang w:val="en-GB" w:eastAsia="x-none"/>
                </w:rPr>
              </m:ctrlPr>
            </m:radPr>
            <m:deg/>
            <m:e>
              <m:f>
                <m:fPr>
                  <m:ctrlPr>
                    <w:rPr>
                      <w:rFonts w:ascii="Cambria Math" w:hAnsi="Cambria Math"/>
                      <w:i/>
                      <w:lang w:val="en-GB" w:eastAsia="x-none"/>
                    </w:rPr>
                  </m:ctrlPr>
                </m:fPr>
                <m:num>
                  <m:sSub>
                    <m:sSubPr>
                      <m:ctrlPr>
                        <w:rPr>
                          <w:rFonts w:ascii="Cambria Math" w:hAnsi="Cambria Math"/>
                          <w:i/>
                          <w:lang w:val="en-GB" w:eastAsia="x-none"/>
                        </w:rPr>
                      </m:ctrlPr>
                    </m:sSubPr>
                    <m:e>
                      <m:r>
                        <w:rPr>
                          <w:rFonts w:ascii="Cambria Math" w:hAnsi="Cambria Math"/>
                          <w:lang w:val="en-GB" w:eastAsia="x-none"/>
                        </w:rPr>
                        <m:t>n</m:t>
                      </m:r>
                    </m:e>
                    <m:sub>
                      <m:r>
                        <w:rPr>
                          <w:rFonts w:ascii="Cambria Math" w:hAnsi="Cambria Math"/>
                          <w:lang w:val="en-GB" w:eastAsia="x-none"/>
                        </w:rPr>
                        <m:t>1</m:t>
                      </m:r>
                    </m:sub>
                  </m:sSub>
                  <m:sSub>
                    <m:sSubPr>
                      <m:ctrlPr>
                        <w:rPr>
                          <w:rFonts w:ascii="Cambria Math" w:hAnsi="Cambria Math"/>
                          <w:i/>
                          <w:lang w:val="en-GB" w:eastAsia="x-none"/>
                        </w:rPr>
                      </m:ctrlPr>
                    </m:sSubPr>
                    <m:e>
                      <m:r>
                        <w:rPr>
                          <w:rFonts w:ascii="Cambria Math" w:hAnsi="Cambria Math"/>
                          <w:lang w:val="en-GB" w:eastAsia="x-none"/>
                        </w:rPr>
                        <m:t>n</m:t>
                      </m:r>
                    </m:e>
                    <m:sub>
                      <m:r>
                        <w:rPr>
                          <w:rFonts w:ascii="Cambria Math" w:hAnsi="Cambria Math"/>
                          <w:lang w:val="en-GB" w:eastAsia="x-none"/>
                        </w:rPr>
                        <m:t>0</m:t>
                      </m:r>
                    </m:sub>
                  </m:sSub>
                </m:num>
                <m:den>
                  <m:sSubSup>
                    <m:sSubSupPr>
                      <m:ctrlPr>
                        <w:rPr>
                          <w:rFonts w:ascii="Cambria Math" w:hAnsi="Cambria Math"/>
                          <w:i/>
                          <w:lang w:val="en-GB" w:eastAsia="x-none"/>
                        </w:rPr>
                      </m:ctrlPr>
                    </m:sSubSupPr>
                    <m:e>
                      <m:r>
                        <w:rPr>
                          <w:rFonts w:ascii="Cambria Math" w:hAnsi="Cambria Math"/>
                          <w:lang w:val="en-GB" w:eastAsia="x-none"/>
                        </w:rPr>
                        <m:t>s</m:t>
                      </m:r>
                    </m:e>
                    <m:sub>
                      <m:r>
                        <w:rPr>
                          <w:rFonts w:ascii="Cambria Math" w:hAnsi="Cambria Math"/>
                          <w:lang w:val="en-GB" w:eastAsia="x-none"/>
                        </w:rPr>
                        <m:t>0</m:t>
                      </m:r>
                    </m:sub>
                    <m:sup>
                      <m:r>
                        <w:rPr>
                          <w:rFonts w:ascii="Cambria Math" w:hAnsi="Cambria Math"/>
                          <w:lang w:val="en-GB" w:eastAsia="x-none"/>
                        </w:rPr>
                        <m:t>2</m:t>
                      </m:r>
                    </m:sup>
                  </m:sSubSup>
                  <m:r>
                    <w:rPr>
                      <w:rFonts w:ascii="Cambria Math" w:hAnsi="Cambria Math"/>
                      <w:lang w:val="en-GB" w:eastAsia="x-none"/>
                    </w:rPr>
                    <m:t>(</m:t>
                  </m:r>
                  <m:sSub>
                    <m:sSubPr>
                      <m:ctrlPr>
                        <w:rPr>
                          <w:rFonts w:ascii="Cambria Math" w:hAnsi="Cambria Math"/>
                          <w:i/>
                          <w:lang w:val="en-GB" w:eastAsia="x-none"/>
                        </w:rPr>
                      </m:ctrlPr>
                    </m:sSubPr>
                    <m:e>
                      <m:r>
                        <w:rPr>
                          <w:rFonts w:ascii="Cambria Math" w:hAnsi="Cambria Math"/>
                          <w:lang w:val="en-GB" w:eastAsia="x-none"/>
                        </w:rPr>
                        <m:t>n</m:t>
                      </m:r>
                    </m:e>
                    <m:sub>
                      <m:r>
                        <w:rPr>
                          <w:rFonts w:ascii="Cambria Math" w:hAnsi="Cambria Math"/>
                          <w:lang w:val="en-GB" w:eastAsia="x-none"/>
                        </w:rPr>
                        <m:t>0</m:t>
                      </m:r>
                    </m:sub>
                  </m:sSub>
                  <m:r>
                    <w:rPr>
                      <w:rFonts w:ascii="Cambria Math" w:hAnsi="Cambria Math"/>
                      <w:lang w:val="en-GB" w:eastAsia="x-none"/>
                    </w:rPr>
                    <m:t>-</m:t>
                  </m:r>
                  <m:sSub>
                    <m:sSubPr>
                      <m:ctrlPr>
                        <w:rPr>
                          <w:rFonts w:ascii="Cambria Math" w:hAnsi="Cambria Math"/>
                          <w:i/>
                          <w:lang w:val="en-GB" w:eastAsia="x-none"/>
                        </w:rPr>
                      </m:ctrlPr>
                    </m:sSubPr>
                    <m:e>
                      <m:r>
                        <w:rPr>
                          <w:rFonts w:ascii="Cambria Math" w:hAnsi="Cambria Math"/>
                          <w:lang w:val="en-GB" w:eastAsia="x-none"/>
                        </w:rPr>
                        <m:t>n</m:t>
                      </m:r>
                    </m:e>
                    <m:sub>
                      <m:r>
                        <w:rPr>
                          <w:rFonts w:ascii="Cambria Math" w:hAnsi="Cambria Math"/>
                          <w:lang w:val="en-GB" w:eastAsia="x-none"/>
                        </w:rPr>
                        <m:t>1</m:t>
                      </m:r>
                    </m:sub>
                  </m:sSub>
                  <m:r>
                    <w:rPr>
                      <w:rFonts w:ascii="Cambria Math" w:hAnsi="Cambria Math"/>
                      <w:lang w:val="en-GB" w:eastAsia="x-none"/>
                    </w:rPr>
                    <m:t>)</m:t>
                  </m:r>
                </m:den>
              </m:f>
            </m:e>
          </m:rad>
        </m:oMath>
      </m:oMathPara>
    </w:p>
    <w:p w14:paraId="601DC98D" w14:textId="1B188F82" w:rsidR="00B550EE" w:rsidRDefault="00B550EE" w:rsidP="00D8477B">
      <w:pPr>
        <w:pStyle w:val="BMSBodyText"/>
        <w:spacing w:before="120" w:line="480" w:lineRule="auto"/>
        <w:rPr>
          <w:lang w:val="en-GB" w:eastAsia="x-none"/>
        </w:rPr>
      </w:pPr>
      <w:r w:rsidRPr="00B550EE">
        <w:rPr>
          <w:lang w:val="en-GB" w:eastAsia="x-none"/>
        </w:rPr>
        <w:t xml:space="preserve">where, </w:t>
      </w:r>
      <w:r w:rsidR="00AF4038">
        <w:rPr>
          <w:i/>
          <w:lang w:val="en-GB" w:eastAsia="x-none"/>
        </w:rPr>
        <w:t>x</w:t>
      </w:r>
      <w:r w:rsidR="00AF4038">
        <w:rPr>
          <w:i/>
          <w:vertAlign w:val="subscript"/>
          <w:lang w:val="en-GB" w:eastAsia="x-none"/>
        </w:rPr>
        <w:t>1</w:t>
      </w:r>
      <w:r w:rsidRPr="00B550EE">
        <w:rPr>
          <w:lang w:val="en-GB" w:eastAsia="x-none"/>
        </w:rPr>
        <w:t xml:space="preserve"> is a </w:t>
      </w:r>
      <w:r w:rsidR="00AF4038">
        <w:rPr>
          <w:lang w:val="en-GB" w:eastAsia="x-none"/>
        </w:rPr>
        <w:t>predictor variable</w:t>
      </w:r>
      <w:r w:rsidRPr="00B550EE">
        <w:rPr>
          <w:lang w:val="en-GB" w:eastAsia="x-none"/>
        </w:rPr>
        <w:t xml:space="preserve"> for </w:t>
      </w:r>
      <w:r w:rsidR="00FC1AF1">
        <w:rPr>
          <w:lang w:val="en-GB" w:eastAsia="x-none"/>
        </w:rPr>
        <w:t>liver</w:t>
      </w:r>
      <w:r w:rsidR="00B164CC">
        <w:rPr>
          <w:lang w:val="en-GB" w:eastAsia="x-none"/>
        </w:rPr>
        <w:t xml:space="preserve"> disease</w:t>
      </w:r>
      <w:r w:rsidR="00AF4038">
        <w:rPr>
          <w:lang w:val="en-GB" w:eastAsia="x-none"/>
        </w:rPr>
        <w:t xml:space="preserve"> </w:t>
      </w:r>
      <w:r w:rsidR="00FC1AF1">
        <w:rPr>
          <w:lang w:val="en-GB" w:eastAsia="x-none"/>
        </w:rPr>
        <w:t xml:space="preserve">phenotype </w:t>
      </w:r>
      <w:r w:rsidR="00AF4038">
        <w:rPr>
          <w:lang w:val="en-GB" w:eastAsia="x-none"/>
        </w:rPr>
        <w:t>positive rats</w:t>
      </w:r>
      <w:r w:rsidRPr="00B550EE">
        <w:rPr>
          <w:lang w:val="en-GB" w:eastAsia="x-none"/>
        </w:rPr>
        <w:t xml:space="preserve"> and </w:t>
      </w:r>
      <w:r w:rsidR="00AF4038">
        <w:rPr>
          <w:i/>
          <w:lang w:val="en-GB" w:eastAsia="x-none"/>
        </w:rPr>
        <w:t>x</w:t>
      </w:r>
      <w:r w:rsidR="00AF4038">
        <w:rPr>
          <w:i/>
          <w:vertAlign w:val="subscript"/>
          <w:lang w:val="en-GB" w:eastAsia="x-none"/>
        </w:rPr>
        <w:t>0</w:t>
      </w:r>
      <w:r w:rsidRPr="00B550EE">
        <w:rPr>
          <w:lang w:val="en-GB" w:eastAsia="x-none"/>
        </w:rPr>
        <w:t xml:space="preserve"> is for the whole group. The values </w:t>
      </w:r>
      <w:r w:rsidR="00AF4038">
        <w:rPr>
          <w:i/>
          <w:lang w:val="en-GB" w:eastAsia="x-none"/>
        </w:rPr>
        <w:t>n</w:t>
      </w:r>
      <w:r w:rsidR="00AF4038">
        <w:rPr>
          <w:i/>
          <w:vertAlign w:val="subscript"/>
          <w:lang w:val="en-GB" w:eastAsia="x-none"/>
        </w:rPr>
        <w:t>1</w:t>
      </w:r>
      <w:r w:rsidR="00AF4038">
        <w:rPr>
          <w:lang w:val="en-GB" w:eastAsia="x-none"/>
        </w:rPr>
        <w:t xml:space="preserve"> and </w:t>
      </w:r>
      <w:r w:rsidR="00AF4038">
        <w:rPr>
          <w:i/>
          <w:lang w:val="en-GB" w:eastAsia="x-none"/>
        </w:rPr>
        <w:t>n</w:t>
      </w:r>
      <w:r w:rsidR="00FC1AF1">
        <w:rPr>
          <w:i/>
          <w:vertAlign w:val="subscript"/>
          <w:lang w:val="en-GB" w:eastAsia="x-none"/>
        </w:rPr>
        <w:t>0</w:t>
      </w:r>
      <w:r w:rsidRPr="00B550EE">
        <w:rPr>
          <w:lang w:val="en-GB" w:eastAsia="x-none"/>
        </w:rPr>
        <w:t xml:space="preserve"> represent the number of </w:t>
      </w:r>
      <w:r w:rsidR="00FC1AF1">
        <w:rPr>
          <w:lang w:val="en-GB" w:eastAsia="x-none"/>
        </w:rPr>
        <w:t>liver</w:t>
      </w:r>
      <w:r w:rsidR="00B164CC">
        <w:rPr>
          <w:lang w:val="en-GB" w:eastAsia="x-none"/>
        </w:rPr>
        <w:t xml:space="preserve"> disease phenotype</w:t>
      </w:r>
      <w:r w:rsidR="00FC1AF1">
        <w:rPr>
          <w:lang w:val="en-GB" w:eastAsia="x-none"/>
        </w:rPr>
        <w:t xml:space="preserve"> positive rats</w:t>
      </w:r>
      <w:r w:rsidRPr="00B550EE">
        <w:rPr>
          <w:lang w:val="en-GB" w:eastAsia="x-none"/>
        </w:rPr>
        <w:t xml:space="preserve"> and the whole, respectively; </w:t>
      </w:r>
      <w:r w:rsidR="00FC1AF1">
        <w:rPr>
          <w:i/>
          <w:lang w:val="en-GB" w:eastAsia="x-none"/>
        </w:rPr>
        <w:t>s</w:t>
      </w:r>
      <w:r w:rsidR="00FC1AF1">
        <w:rPr>
          <w:i/>
          <w:vertAlign w:val="subscript"/>
          <w:lang w:val="en-GB" w:eastAsia="x-none"/>
        </w:rPr>
        <w:t>0</w:t>
      </w:r>
      <w:r w:rsidRPr="00B550EE">
        <w:rPr>
          <w:lang w:val="en-GB" w:eastAsia="x-none"/>
        </w:rPr>
        <w:t xml:space="preserve"> is the standard deviation </w:t>
      </w:r>
      <w:r w:rsidR="00FC1AF1">
        <w:rPr>
          <w:lang w:val="en-GB" w:eastAsia="x-none"/>
        </w:rPr>
        <w:t>of all the rats</w:t>
      </w:r>
      <w:r w:rsidRPr="00B550EE">
        <w:rPr>
          <w:lang w:val="en-GB" w:eastAsia="x-none"/>
        </w:rPr>
        <w:t>.</w:t>
      </w:r>
    </w:p>
    <w:p w14:paraId="66AA3225" w14:textId="77777777" w:rsidR="00B96AB8" w:rsidRPr="00B550EE" w:rsidRDefault="00B96AB8" w:rsidP="00B550EE">
      <w:pPr>
        <w:pStyle w:val="BMSBodyText"/>
        <w:rPr>
          <w:lang w:val="en-GB" w:eastAsia="x-none"/>
        </w:rPr>
      </w:pPr>
    </w:p>
    <w:p w14:paraId="724F81F6" w14:textId="6E975C44" w:rsidR="00E47E2E" w:rsidRDefault="00E47E2E" w:rsidP="00E47E2E">
      <w:pPr>
        <w:pStyle w:val="Heading3"/>
        <w:rPr>
          <w:rFonts w:eastAsia="Times New Roman" w:cs="Arial"/>
          <w:lang w:val="en-GB"/>
        </w:rPr>
      </w:pPr>
      <w:r w:rsidRPr="00ED16F0">
        <w:rPr>
          <w:rFonts w:eastAsia="Times New Roman" w:cs="Arial"/>
          <w:lang w:val="en-GB"/>
        </w:rPr>
        <w:t>Machine Learning</w:t>
      </w:r>
      <w:r w:rsidR="00ED16F0">
        <w:rPr>
          <w:rFonts w:eastAsia="Times New Roman" w:cs="Arial"/>
          <w:lang w:val="en-GB"/>
        </w:rPr>
        <w:t xml:space="preserve"> </w:t>
      </w:r>
    </w:p>
    <w:p w14:paraId="3FBB87C7" w14:textId="77777777" w:rsidR="004510F4" w:rsidRPr="004510F4" w:rsidRDefault="004510F4" w:rsidP="004510F4">
      <w:pPr>
        <w:pStyle w:val="BMSBodyText"/>
        <w:rPr>
          <w:lang w:val="en-GB" w:eastAsia="x-none"/>
        </w:rPr>
      </w:pPr>
    </w:p>
    <w:p w14:paraId="2FCEA3F5" w14:textId="3116587C" w:rsidR="00B96AB8" w:rsidRDefault="00172552" w:rsidP="00D8477B">
      <w:pPr>
        <w:pStyle w:val="BMSBodyText"/>
        <w:spacing w:before="120" w:line="480" w:lineRule="auto"/>
        <w:ind w:firstLine="720"/>
        <w:rPr>
          <w:lang w:val="en-GB" w:eastAsia="x-none"/>
        </w:rPr>
      </w:pPr>
      <w:r>
        <w:rPr>
          <w:lang w:val="en-GB" w:eastAsia="x-none"/>
        </w:rPr>
        <w:lastRenderedPageBreak/>
        <w:t xml:space="preserve">Rat clinical chemistry responses along with rat body weights variables and sex were used to train </w:t>
      </w:r>
      <w:r w:rsidR="0089677D">
        <w:rPr>
          <w:lang w:val="en-GB" w:eastAsia="x-none"/>
        </w:rPr>
        <w:t>random forest</w:t>
      </w:r>
      <w:r>
        <w:rPr>
          <w:lang w:val="en-GB" w:eastAsia="x-none"/>
        </w:rPr>
        <w:t xml:space="preserve"> models</w:t>
      </w:r>
      <w:r w:rsidRPr="00B550EE">
        <w:rPr>
          <w:lang w:val="en-GB" w:eastAsia="x-none"/>
        </w:rPr>
        <w:t>.</w:t>
      </w:r>
      <w:r>
        <w:rPr>
          <w:lang w:val="en-GB" w:eastAsia="x-none"/>
        </w:rPr>
        <w:t xml:space="preserve"> </w:t>
      </w:r>
      <w:r w:rsidR="00917537">
        <w:rPr>
          <w:lang w:val="en-GB" w:eastAsia="x-none"/>
        </w:rPr>
        <w:t xml:space="preserve">Prior to </w:t>
      </w:r>
      <w:proofErr w:type="spellStart"/>
      <w:r w:rsidR="00917537">
        <w:rPr>
          <w:lang w:val="en-GB" w:eastAsia="x-none"/>
        </w:rPr>
        <w:t>modeling</w:t>
      </w:r>
      <w:proofErr w:type="spellEnd"/>
      <w:r w:rsidR="00917537">
        <w:rPr>
          <w:lang w:val="en-GB" w:eastAsia="x-none"/>
        </w:rPr>
        <w:t xml:space="preserve">, </w:t>
      </w:r>
      <w:r w:rsidR="00417DFD">
        <w:rPr>
          <w:lang w:val="en-GB" w:eastAsia="x-none"/>
        </w:rPr>
        <w:t xml:space="preserve">rats missing clinical chemistry tests had their responses imputed by taken the mean value for that test. Then, the tests were shifted into the positive range, log-scaled, then mean cantered and scaled to unit variance.  </w:t>
      </w:r>
      <w:r w:rsidR="00ED16F0">
        <w:rPr>
          <w:lang w:val="en-GB" w:eastAsia="x-none"/>
        </w:rPr>
        <w:t xml:space="preserve">The </w:t>
      </w:r>
      <w:r w:rsidR="0089677D">
        <w:rPr>
          <w:lang w:val="en-GB" w:eastAsia="x-none"/>
        </w:rPr>
        <w:t>random forest</w:t>
      </w:r>
      <w:r w:rsidR="00ED16F0">
        <w:rPr>
          <w:lang w:val="en-GB" w:eastAsia="x-none"/>
        </w:rPr>
        <w:t xml:space="preserve"> models were created using the software scikit-learn.  </w:t>
      </w:r>
      <w:r w:rsidR="000A03C6">
        <w:rPr>
          <w:lang w:val="en-GB" w:eastAsia="x-none"/>
        </w:rPr>
        <w:t>Model</w:t>
      </w:r>
      <w:r w:rsidR="005C5BD6">
        <w:rPr>
          <w:lang w:val="en-GB" w:eastAsia="x-none"/>
        </w:rPr>
        <w:t xml:space="preserve"> training</w:t>
      </w:r>
      <w:r w:rsidR="000A03C6">
        <w:rPr>
          <w:lang w:val="en-GB" w:eastAsia="x-none"/>
        </w:rPr>
        <w:t xml:space="preserve"> w</w:t>
      </w:r>
      <w:r w:rsidR="005C5BD6">
        <w:rPr>
          <w:lang w:val="en-GB" w:eastAsia="x-none"/>
        </w:rPr>
        <w:t>as processed</w:t>
      </w:r>
      <w:r w:rsidR="000A03C6">
        <w:rPr>
          <w:lang w:val="en-GB" w:eastAsia="x-none"/>
        </w:rPr>
        <w:t xml:space="preserve"> for each of the liver disease phenotype separately</w:t>
      </w:r>
      <w:r w:rsidR="005C5BD6">
        <w:rPr>
          <w:lang w:val="en-GB" w:eastAsia="x-none"/>
        </w:rPr>
        <w:t xml:space="preserve"> balancing the number of disease positive</w:t>
      </w:r>
      <w:r w:rsidR="000A03C6">
        <w:rPr>
          <w:lang w:val="en-GB" w:eastAsia="x-none"/>
        </w:rPr>
        <w:t xml:space="preserve">.  </w:t>
      </w:r>
      <w:r w:rsidR="005C5BD6">
        <w:rPr>
          <w:lang w:val="en-GB" w:eastAsia="x-none"/>
        </w:rPr>
        <w:t>Because the number of disease positive rats were much greater than the n</w:t>
      </w:r>
      <w:r w:rsidR="00E96310">
        <w:rPr>
          <w:lang w:val="en-GB" w:eastAsia="x-none"/>
        </w:rPr>
        <w:t xml:space="preserve">umber of disease negative rats, the number of disease negative rats was randomly </w:t>
      </w:r>
      <w:r w:rsidR="00F67277">
        <w:rPr>
          <w:lang w:val="en-GB" w:eastAsia="x-none"/>
        </w:rPr>
        <w:t>down sampled</w:t>
      </w:r>
      <w:r w:rsidR="00E96310">
        <w:rPr>
          <w:lang w:val="en-GB" w:eastAsia="x-none"/>
        </w:rPr>
        <w:t xml:space="preserve"> to match the </w:t>
      </w:r>
      <w:r w:rsidR="00F67277">
        <w:rPr>
          <w:lang w:val="en-GB" w:eastAsia="x-none"/>
        </w:rPr>
        <w:t>appropriate</w:t>
      </w:r>
      <w:r w:rsidR="00E96310">
        <w:rPr>
          <w:lang w:val="en-GB" w:eastAsia="x-none"/>
        </w:rPr>
        <w:t xml:space="preserve"> number of disease positive rats for each phenotype.</w:t>
      </w:r>
      <w:r w:rsidR="005C5BD6">
        <w:rPr>
          <w:lang w:val="en-GB" w:eastAsia="x-none"/>
        </w:rPr>
        <w:t xml:space="preserve"> </w:t>
      </w:r>
      <w:r w:rsidR="00E96310">
        <w:rPr>
          <w:lang w:val="en-GB" w:eastAsia="x-none"/>
        </w:rPr>
        <w:t>Each model was then validated using a standard 10-fold cross validation procedure.</w:t>
      </w:r>
      <w:r w:rsidR="00AF4B85">
        <w:rPr>
          <w:lang w:val="en-GB" w:eastAsia="x-none"/>
        </w:rPr>
        <w:t xml:space="preserve">  After </w:t>
      </w:r>
      <w:r w:rsidR="00F73A72">
        <w:rPr>
          <w:lang w:val="en-GB" w:eastAsia="x-none"/>
        </w:rPr>
        <w:t>model</w:t>
      </w:r>
      <w:r w:rsidR="00AF4B85">
        <w:rPr>
          <w:lang w:val="en-GB" w:eastAsia="x-none"/>
        </w:rPr>
        <w:t xml:space="preserve"> training, the importance of each predictor variable </w:t>
      </w:r>
      <w:r w:rsidR="00F73A72">
        <w:rPr>
          <w:lang w:val="en-GB" w:eastAsia="x-none"/>
        </w:rPr>
        <w:t xml:space="preserve">to the disease phenotypes </w:t>
      </w:r>
      <w:r w:rsidR="00AF4B85">
        <w:rPr>
          <w:lang w:val="en-GB" w:eastAsia="x-none"/>
        </w:rPr>
        <w:t xml:space="preserve">was </w:t>
      </w:r>
      <w:r w:rsidR="00F73A72">
        <w:rPr>
          <w:lang w:val="en-GB" w:eastAsia="x-none"/>
        </w:rPr>
        <w:t xml:space="preserve">ranked using the Gini Importance. </w:t>
      </w:r>
    </w:p>
    <w:p w14:paraId="4F28A20B" w14:textId="3032FCA9" w:rsidR="00B73F3C" w:rsidRDefault="004510F4" w:rsidP="00D8477B">
      <w:pPr>
        <w:pStyle w:val="BMSBodyText"/>
        <w:spacing w:before="120" w:line="480" w:lineRule="auto"/>
        <w:ind w:firstLine="720"/>
        <w:rPr>
          <w:lang w:val="en-GB" w:eastAsia="x-none"/>
        </w:rPr>
      </w:pPr>
      <w:r>
        <w:rPr>
          <w:lang w:val="en-GB" w:eastAsia="x-none"/>
        </w:rPr>
        <w:t xml:space="preserve">Four metrics were used to assess </w:t>
      </w:r>
      <w:r w:rsidR="00D8477B">
        <w:rPr>
          <w:lang w:val="en-GB" w:eastAsia="x-none"/>
        </w:rPr>
        <w:t xml:space="preserve">model performance as standard the classification of binary variables.  These included </w:t>
      </w:r>
      <w:r w:rsidR="00B73F3C">
        <w:rPr>
          <w:lang w:val="en-GB" w:eastAsia="x-none"/>
        </w:rPr>
        <w:t>the precision, recall, specificity, and balanced accuracy and are defined as follows:</w:t>
      </w:r>
    </w:p>
    <w:p w14:paraId="3608870E" w14:textId="03D39B73" w:rsidR="004510F4" w:rsidRPr="00B73F3C" w:rsidRDefault="00B73F3C" w:rsidP="00B73F3C">
      <w:pPr>
        <w:pStyle w:val="BMSBodyText"/>
        <w:spacing w:before="120" w:line="480" w:lineRule="auto"/>
        <w:ind w:firstLine="720"/>
        <w:jc w:val="center"/>
        <w:rPr>
          <w:lang w:val="en-GB" w:eastAsia="x-none"/>
        </w:rPr>
      </w:pPr>
      <m:oMathPara>
        <m:oMath>
          <m:r>
            <w:rPr>
              <w:rFonts w:ascii="Cambria Math" w:hAnsi="Cambria Math"/>
              <w:lang w:val="en-GB" w:eastAsia="x-none"/>
            </w:rPr>
            <m:t xml:space="preserve">Precision = </m:t>
          </m:r>
          <m:f>
            <m:fPr>
              <m:ctrlPr>
                <w:rPr>
                  <w:rFonts w:ascii="Cambria Math" w:hAnsi="Cambria Math"/>
                  <w:i/>
                  <w:lang w:val="en-GB" w:eastAsia="x-none"/>
                </w:rPr>
              </m:ctrlPr>
            </m:fPr>
            <m:num>
              <m:r>
                <w:rPr>
                  <w:rFonts w:ascii="Cambria Math" w:hAnsi="Cambria Math"/>
                  <w:lang w:val="en-GB" w:eastAsia="x-none"/>
                </w:rPr>
                <m:t>TP</m:t>
              </m:r>
            </m:num>
            <m:den>
              <m:r>
                <w:rPr>
                  <w:rFonts w:ascii="Cambria Math" w:hAnsi="Cambria Math"/>
                  <w:lang w:val="en-GB" w:eastAsia="x-none"/>
                </w:rPr>
                <m:t>TP+FP</m:t>
              </m:r>
            </m:den>
          </m:f>
        </m:oMath>
      </m:oMathPara>
    </w:p>
    <w:p w14:paraId="431E76A7" w14:textId="6FBC7502" w:rsidR="00B73F3C" w:rsidRDefault="00B73F3C" w:rsidP="00B73F3C">
      <w:pPr>
        <w:pStyle w:val="BMSBodyText"/>
        <w:spacing w:before="120" w:line="480" w:lineRule="auto"/>
        <w:ind w:firstLine="720"/>
        <w:jc w:val="center"/>
        <w:rPr>
          <w:lang w:val="en-GB" w:eastAsia="x-none"/>
        </w:rPr>
      </w:pPr>
      <m:oMathPara>
        <m:oMath>
          <m:r>
            <w:rPr>
              <w:rFonts w:ascii="Cambria Math" w:hAnsi="Cambria Math"/>
              <w:lang w:val="en-GB" w:eastAsia="x-none"/>
            </w:rPr>
            <m:t xml:space="preserve">Recall = </m:t>
          </m:r>
          <m:f>
            <m:fPr>
              <m:ctrlPr>
                <w:rPr>
                  <w:rFonts w:ascii="Cambria Math" w:hAnsi="Cambria Math"/>
                  <w:i/>
                  <w:lang w:val="en-GB" w:eastAsia="x-none"/>
                </w:rPr>
              </m:ctrlPr>
            </m:fPr>
            <m:num>
              <m:r>
                <w:rPr>
                  <w:rFonts w:ascii="Cambria Math" w:hAnsi="Cambria Math"/>
                  <w:lang w:val="en-GB" w:eastAsia="x-none"/>
                </w:rPr>
                <m:t>TP</m:t>
              </m:r>
            </m:num>
            <m:den>
              <m:r>
                <w:rPr>
                  <w:rFonts w:ascii="Cambria Math" w:hAnsi="Cambria Math"/>
                  <w:lang w:val="en-GB" w:eastAsia="x-none"/>
                </w:rPr>
                <m:t>TP+FN</m:t>
              </m:r>
            </m:den>
          </m:f>
        </m:oMath>
      </m:oMathPara>
    </w:p>
    <w:p w14:paraId="7B28656C" w14:textId="77777777" w:rsidR="00AF4B85" w:rsidRPr="00186385" w:rsidRDefault="00B73F3C" w:rsidP="00AF4B85">
      <w:pPr>
        <w:pStyle w:val="CommentText"/>
        <w:rPr>
          <w:lang w:val="en-US"/>
        </w:rPr>
      </w:pPr>
      <m:oMathPara>
        <m:oMath>
          <m:r>
            <w:rPr>
              <w:rFonts w:ascii="Cambria Math" w:hAnsi="Cambria Math"/>
              <w:lang w:val="en-GB" w:eastAsia="x-none"/>
            </w:rPr>
            <m:t xml:space="preserve">Specificity= </m:t>
          </m:r>
          <m:f>
            <m:fPr>
              <m:ctrlPr>
                <w:rPr>
                  <w:rFonts w:ascii="Cambria Math" w:hAnsi="Cambria Math"/>
                  <w:i/>
                  <w:lang w:val="en-GB" w:eastAsia="x-none"/>
                </w:rPr>
              </m:ctrlPr>
            </m:fPr>
            <m:num>
              <m:r>
                <w:rPr>
                  <w:rFonts w:ascii="Cambria Math" w:hAnsi="Cambria Math"/>
                  <w:lang w:val="en-GB" w:eastAsia="x-none"/>
                </w:rPr>
                <m:t>TN</m:t>
              </m:r>
            </m:num>
            <m:den>
              <m:r>
                <w:rPr>
                  <w:rFonts w:ascii="Cambria Math" w:hAnsi="Cambria Math"/>
                  <w:lang w:val="en-GB" w:eastAsia="x-none"/>
                </w:rPr>
                <m:t>TN+FP</m:t>
              </m:r>
            </m:den>
          </m:f>
        </m:oMath>
      </m:oMathPara>
    </w:p>
    <w:p w14:paraId="1C9B1975" w14:textId="732629F6" w:rsidR="00B73F3C" w:rsidRDefault="00B73F3C" w:rsidP="00B73F3C">
      <w:pPr>
        <w:pStyle w:val="BMSBodyText"/>
        <w:spacing w:before="120" w:line="480" w:lineRule="auto"/>
        <w:ind w:firstLine="720"/>
        <w:jc w:val="center"/>
        <w:rPr>
          <w:lang w:val="en-GB" w:eastAsia="x-none"/>
        </w:rPr>
      </w:pPr>
    </w:p>
    <w:p w14:paraId="4423400C" w14:textId="649AC1BE" w:rsidR="00B73F3C" w:rsidRPr="00B73F3C" w:rsidRDefault="00B73F3C" w:rsidP="00B73F3C">
      <w:pPr>
        <w:pStyle w:val="BMSBodyText"/>
        <w:spacing w:before="120" w:line="480" w:lineRule="auto"/>
        <w:ind w:firstLine="720"/>
        <w:jc w:val="center"/>
        <w:rPr>
          <w:lang w:val="en-GB" w:eastAsia="x-none"/>
        </w:rPr>
      </w:pPr>
      <m:oMathPara>
        <m:oMath>
          <m:r>
            <w:rPr>
              <w:rFonts w:ascii="Cambria Math" w:hAnsi="Cambria Math"/>
              <w:lang w:val="en-GB" w:eastAsia="x-none"/>
            </w:rPr>
            <m:t xml:space="preserve">Accuracy = </m:t>
          </m:r>
          <m:f>
            <m:fPr>
              <m:ctrlPr>
                <w:rPr>
                  <w:rFonts w:ascii="Cambria Math" w:hAnsi="Cambria Math"/>
                  <w:i/>
                  <w:lang w:val="en-GB" w:eastAsia="x-none"/>
                </w:rPr>
              </m:ctrlPr>
            </m:fPr>
            <m:num>
              <m:r>
                <w:rPr>
                  <w:rFonts w:ascii="Cambria Math" w:hAnsi="Cambria Math"/>
                  <w:lang w:val="en-GB" w:eastAsia="x-none"/>
                </w:rPr>
                <m:t>TP+TN</m:t>
              </m:r>
            </m:num>
            <m:den>
              <m:r>
                <w:rPr>
                  <w:rFonts w:ascii="Cambria Math" w:hAnsi="Cambria Math"/>
                  <w:lang w:val="en-GB" w:eastAsia="x-none"/>
                </w:rPr>
                <m:t>TP+ TN+FP+FN</m:t>
              </m:r>
            </m:den>
          </m:f>
        </m:oMath>
      </m:oMathPara>
    </w:p>
    <w:p w14:paraId="78F80B33" w14:textId="28344A5F" w:rsidR="00B73F3C" w:rsidRDefault="00B73F3C" w:rsidP="00B73F3C">
      <w:pPr>
        <w:pStyle w:val="BMSBodyText"/>
        <w:spacing w:before="120" w:line="480" w:lineRule="auto"/>
        <w:ind w:firstLine="720"/>
        <w:jc w:val="left"/>
        <w:rPr>
          <w:lang w:val="en-GB" w:eastAsia="x-none"/>
        </w:rPr>
      </w:pPr>
      <w:r>
        <w:rPr>
          <w:lang w:val="en-GB" w:eastAsia="x-none"/>
        </w:rPr>
        <w:t xml:space="preserve">where, </w:t>
      </w:r>
      <w:r w:rsidRPr="00B73F3C">
        <w:rPr>
          <w:i/>
          <w:lang w:val="en-GB" w:eastAsia="x-none"/>
        </w:rPr>
        <w:t>TP</w:t>
      </w:r>
      <w:r>
        <w:rPr>
          <w:lang w:val="en-GB" w:eastAsia="x-none"/>
        </w:rPr>
        <w:t xml:space="preserve">, </w:t>
      </w:r>
      <w:r w:rsidRPr="00B73F3C">
        <w:rPr>
          <w:i/>
          <w:lang w:val="en-GB" w:eastAsia="x-none"/>
        </w:rPr>
        <w:t>FP</w:t>
      </w:r>
      <w:r>
        <w:rPr>
          <w:lang w:val="en-GB" w:eastAsia="x-none"/>
        </w:rPr>
        <w:t xml:space="preserve">, </w:t>
      </w:r>
      <w:r w:rsidRPr="00B73F3C">
        <w:rPr>
          <w:i/>
          <w:lang w:val="en-GB" w:eastAsia="x-none"/>
        </w:rPr>
        <w:t>TN</w:t>
      </w:r>
      <w:r>
        <w:rPr>
          <w:lang w:val="en-GB" w:eastAsia="x-none"/>
        </w:rPr>
        <w:t xml:space="preserve">, and </w:t>
      </w:r>
      <w:r w:rsidRPr="00B73F3C">
        <w:rPr>
          <w:i/>
          <w:lang w:val="en-GB" w:eastAsia="x-none"/>
        </w:rPr>
        <w:t>FN</w:t>
      </w:r>
      <w:r>
        <w:rPr>
          <w:lang w:val="en-GB" w:eastAsia="x-none"/>
        </w:rPr>
        <w:t xml:space="preserve"> </w:t>
      </w:r>
      <w:r w:rsidR="006E46F6">
        <w:rPr>
          <w:lang w:val="en-GB" w:eastAsia="x-none"/>
        </w:rPr>
        <w:t xml:space="preserve">represent the respective counts for the true positive, false positive, true negative, and false negative cases.  </w:t>
      </w:r>
    </w:p>
    <w:p w14:paraId="6815E875" w14:textId="48532362" w:rsidR="00ED16F0" w:rsidRDefault="00ED16F0" w:rsidP="00D8477B">
      <w:pPr>
        <w:pStyle w:val="BMSBodyText"/>
        <w:spacing w:before="120" w:line="480" w:lineRule="auto"/>
        <w:ind w:firstLine="720"/>
        <w:rPr>
          <w:lang w:val="en-GB" w:eastAsia="x-none"/>
        </w:rPr>
      </w:pPr>
      <w:r>
        <w:rPr>
          <w:lang w:val="en-GB" w:eastAsia="x-none"/>
        </w:rPr>
        <w:lastRenderedPageBreak/>
        <w:tab/>
        <w:t xml:space="preserve">All code can be found in the </w:t>
      </w:r>
      <w:r w:rsidR="000C344F">
        <w:rPr>
          <w:lang w:val="en-GB" w:eastAsia="x-none"/>
        </w:rPr>
        <w:t>GitHub</w:t>
      </w:r>
      <w:r>
        <w:rPr>
          <w:lang w:val="en-GB" w:eastAsia="x-none"/>
        </w:rPr>
        <w:t xml:space="preserve"> repository: </w:t>
      </w:r>
      <w:commentRangeStart w:id="99"/>
      <w:commentRangeStart w:id="100"/>
      <w:commentRangeStart w:id="101"/>
      <w:commentRangeStart w:id="102"/>
      <w:r w:rsidR="00C2739E">
        <w:rPr>
          <w:lang w:val="en-GB" w:eastAsia="x-none"/>
        </w:rPr>
        <w:fldChar w:fldCharType="begin"/>
      </w:r>
      <w:r w:rsidR="00C2739E">
        <w:rPr>
          <w:lang w:val="en-GB" w:eastAsia="x-none"/>
        </w:rPr>
        <w:instrText xml:space="preserve"> HYPERLINK "http://www.github.com/fingerscrossed/wecanpost.git" </w:instrText>
      </w:r>
      <w:r w:rsidR="00C2739E">
        <w:rPr>
          <w:lang w:val="en-GB" w:eastAsia="x-none"/>
        </w:rPr>
        <w:fldChar w:fldCharType="separate"/>
      </w:r>
      <w:r w:rsidR="00C2739E" w:rsidRPr="008C002E">
        <w:rPr>
          <w:rStyle w:val="Hyperlink"/>
          <w:sz w:val="24"/>
          <w:lang w:val="en-GB" w:eastAsia="x-none"/>
        </w:rPr>
        <w:t>www.github.com/fingerscrossed/wecanpost.git</w:t>
      </w:r>
      <w:r w:rsidR="00C2739E">
        <w:rPr>
          <w:lang w:val="en-GB" w:eastAsia="x-none"/>
        </w:rPr>
        <w:fldChar w:fldCharType="end"/>
      </w:r>
      <w:commentRangeEnd w:id="99"/>
      <w:r w:rsidR="00C2739E">
        <w:rPr>
          <w:rStyle w:val="CommentReference"/>
          <w:color w:val="auto"/>
          <w:lang w:val="x-none"/>
        </w:rPr>
        <w:commentReference w:id="99"/>
      </w:r>
      <w:commentRangeEnd w:id="100"/>
      <w:r w:rsidR="000C03D4">
        <w:rPr>
          <w:rStyle w:val="CommentReference"/>
          <w:color w:val="auto"/>
          <w:lang w:val="x-none"/>
        </w:rPr>
        <w:commentReference w:id="100"/>
      </w:r>
      <w:commentRangeEnd w:id="101"/>
      <w:r w:rsidR="00F73A72">
        <w:rPr>
          <w:rStyle w:val="CommentReference"/>
          <w:color w:val="auto"/>
          <w:lang w:val="x-none"/>
        </w:rPr>
        <w:commentReference w:id="101"/>
      </w:r>
      <w:commentRangeEnd w:id="102"/>
      <w:r w:rsidR="00F67277">
        <w:rPr>
          <w:rStyle w:val="CommentReference"/>
          <w:color w:val="auto"/>
          <w:lang w:val="x-none"/>
        </w:rPr>
        <w:commentReference w:id="102"/>
      </w:r>
      <w:r w:rsidR="00C2739E">
        <w:rPr>
          <w:lang w:val="en-GB" w:eastAsia="x-none"/>
        </w:rPr>
        <w:t xml:space="preserve">. </w:t>
      </w:r>
    </w:p>
    <w:p w14:paraId="261F2538" w14:textId="77777777" w:rsidR="00ED16F0" w:rsidRPr="00ED16F0" w:rsidRDefault="00ED16F0" w:rsidP="00ED16F0">
      <w:pPr>
        <w:pStyle w:val="BMSBodyText"/>
        <w:rPr>
          <w:lang w:val="en-GB" w:eastAsia="x-none"/>
        </w:rPr>
      </w:pPr>
    </w:p>
    <w:p w14:paraId="6CCB4CBF" w14:textId="6604713B" w:rsidR="00387F2B" w:rsidRDefault="49777C68" w:rsidP="00E50879">
      <w:pPr>
        <w:pStyle w:val="Heading1"/>
        <w:rPr>
          <w:lang w:val="en-GB"/>
        </w:rPr>
      </w:pPr>
      <w:r w:rsidRPr="49777C68">
        <w:rPr>
          <w:lang w:val="en-GB"/>
        </w:rPr>
        <w:t xml:space="preserve">RESULTS </w:t>
      </w:r>
      <w:r w:rsidRPr="009A13C8">
        <w:rPr>
          <w:lang w:val="en-GB"/>
        </w:rPr>
        <w:t>AND DISCUSSION</w:t>
      </w:r>
    </w:p>
    <w:p w14:paraId="5378D92C" w14:textId="0DE07CF8" w:rsidR="00807E86" w:rsidRDefault="00807E86" w:rsidP="00807E86">
      <w:pPr>
        <w:pStyle w:val="Heading2"/>
        <w:rPr>
          <w:rFonts w:eastAsia="Arial" w:cs="Arial"/>
          <w:lang w:val="en-GB"/>
        </w:rPr>
      </w:pPr>
      <w:r>
        <w:rPr>
          <w:rFonts w:eastAsia="Arial" w:cs="Arial"/>
          <w:lang w:val="en-GB"/>
        </w:rPr>
        <w:t>Animal Database Overview</w:t>
      </w:r>
      <w:r w:rsidR="00E14BFA">
        <w:rPr>
          <w:rFonts w:eastAsia="Arial" w:cs="Arial"/>
          <w:lang w:val="en-GB"/>
        </w:rPr>
        <w:t xml:space="preserve"> and Training Set</w:t>
      </w:r>
    </w:p>
    <w:p w14:paraId="011F17DD" w14:textId="20E3323C" w:rsidR="00807E86" w:rsidRDefault="00807E86" w:rsidP="00807E86">
      <w:pPr>
        <w:pStyle w:val="BMSBodyText"/>
        <w:rPr>
          <w:lang w:val="en-GB" w:eastAsia="x-none"/>
        </w:rPr>
      </w:pPr>
    </w:p>
    <w:p w14:paraId="71E81B92" w14:textId="498F6F03" w:rsidR="00672E5C" w:rsidRDefault="00DF4F34" w:rsidP="00CF4122">
      <w:pPr>
        <w:pStyle w:val="BMSBodyText"/>
        <w:spacing w:after="240" w:line="480" w:lineRule="auto"/>
        <w:ind w:firstLine="720"/>
      </w:pPr>
      <w:r>
        <w:t xml:space="preserve">A total of </w:t>
      </w:r>
      <w:r w:rsidR="00E326C0">
        <w:t>4</w:t>
      </w:r>
      <w:r w:rsidR="00F73A72">
        <w:t>,376</w:t>
      </w:r>
      <w:r>
        <w:t xml:space="preserve"> </w:t>
      </w:r>
      <w:r w:rsidR="003B7AC8">
        <w:t xml:space="preserve">SEND datasets from </w:t>
      </w:r>
      <w:r w:rsidR="004E43D5">
        <w:t>1,790</w:t>
      </w:r>
      <w:r>
        <w:t xml:space="preserve"> drug applications </w:t>
      </w:r>
      <w:r w:rsidR="00306F1B">
        <w:t xml:space="preserve">(i.e., Investigative New Drug Applications, Abbreviated New Drug Approvals, and New Drug Applications) </w:t>
      </w:r>
      <w:r>
        <w:t xml:space="preserve">submitted between December 2017 and </w:t>
      </w:r>
      <w:r w:rsidR="004E43D5">
        <w:t>August</w:t>
      </w:r>
      <w:r>
        <w:t xml:space="preserve"> 202</w:t>
      </w:r>
      <w:r w:rsidR="004E43D5">
        <w:t>1</w:t>
      </w:r>
      <w:r>
        <w:t xml:space="preserve"> were identified from the FDA’s Electronic Document Resource and loaded into a SQLite database for a total of approximately 11 gigabytes of data.</w:t>
      </w:r>
      <w:r w:rsidR="00C348DB">
        <w:t xml:space="preserve"> </w:t>
      </w:r>
      <w:r w:rsidR="00C348DB" w:rsidRPr="00B9514F">
        <w:t xml:space="preserve">This database consists of toxicity information on </w:t>
      </w:r>
      <w:r w:rsidR="004E43D5">
        <w:t>397,060</w:t>
      </w:r>
      <w:r w:rsidR="00C348DB" w:rsidRPr="00B9514F">
        <w:t xml:space="preserve"> animal subjects</w:t>
      </w:r>
      <w:r w:rsidR="00AC7CC9" w:rsidRPr="00B9514F">
        <w:t xml:space="preserve">, </w:t>
      </w:r>
      <w:r w:rsidR="002541CD" w:rsidRPr="00B9514F">
        <w:t>including</w:t>
      </w:r>
      <w:r w:rsidR="00332D65" w:rsidRPr="00B9514F">
        <w:t xml:space="preserve"> rats, </w:t>
      </w:r>
      <w:r w:rsidR="002541CD" w:rsidRPr="00B9514F">
        <w:t xml:space="preserve">mice, monkeys, dog, among others, </w:t>
      </w:r>
      <w:r w:rsidR="00E81B59" w:rsidRPr="00B9514F">
        <w:t xml:space="preserve">with percentage of </w:t>
      </w:r>
      <w:r w:rsidR="00E72183" w:rsidRPr="00B9514F">
        <w:t xml:space="preserve">animal </w:t>
      </w:r>
      <w:r w:rsidR="00E81B59" w:rsidRPr="00B9514F">
        <w:t>species shown in</w:t>
      </w:r>
      <w:r w:rsidR="002541CD" w:rsidRPr="00B9514F">
        <w:t xml:space="preserve"> Figure </w:t>
      </w:r>
      <w:r w:rsidR="00C91747" w:rsidRPr="00B9514F">
        <w:t>1</w:t>
      </w:r>
      <w:r w:rsidR="002541CD" w:rsidRPr="00B9514F">
        <w:t>.</w:t>
      </w:r>
      <w:r w:rsidR="002541CD">
        <w:t xml:space="preserve"> </w:t>
      </w:r>
      <w:r w:rsidR="00E72183">
        <w:t>Rats were the most populated species, consisting of 56</w:t>
      </w:r>
      <w:r w:rsidR="004E43D5">
        <w:t>.8</w:t>
      </w:r>
      <w:r w:rsidR="00E72183">
        <w:t xml:space="preserve">% of the animals or a total </w:t>
      </w:r>
      <w:r w:rsidR="00691AD5">
        <w:t xml:space="preserve">of </w:t>
      </w:r>
      <w:r w:rsidR="004E43D5">
        <w:t>226,547</w:t>
      </w:r>
      <w:r w:rsidR="00E81B59">
        <w:t xml:space="preserve"> rats</w:t>
      </w:r>
      <w:r w:rsidR="00691AD5">
        <w:t>.</w:t>
      </w:r>
      <w:r w:rsidR="00E14BFA">
        <w:t xml:space="preserve">  </w:t>
      </w:r>
      <w:r w:rsidR="00C127E5">
        <w:t>Because they were the most animal with the most data points,</w:t>
      </w:r>
      <w:r w:rsidR="00E72183">
        <w:t xml:space="preserve"> these </w:t>
      </w:r>
      <w:r w:rsidR="00DC7102">
        <w:t>226,547</w:t>
      </w:r>
      <w:r w:rsidR="00E72183">
        <w:t xml:space="preserve"> were used to develop a training set of animals to explore the relationship between clinical chemistry tests and various liver disease phenotypes.  As </w:t>
      </w:r>
      <w:r w:rsidR="001705EB">
        <w:t xml:space="preserve">further </w:t>
      </w:r>
      <w:r w:rsidR="00E14BFA">
        <w:t xml:space="preserve">described in the Methods, </w:t>
      </w:r>
      <w:r w:rsidR="00E72183">
        <w:t>th</w:t>
      </w:r>
      <w:r w:rsidR="001705EB">
        <w:t xml:space="preserve">is training set was created by curating </w:t>
      </w:r>
      <w:r w:rsidR="00E81B59">
        <w:t>rats</w:t>
      </w:r>
      <w:r w:rsidR="00E14BFA">
        <w:t xml:space="preserve"> to</w:t>
      </w:r>
      <w:r w:rsidR="00A00773">
        <w:t xml:space="preserve"> only</w:t>
      </w:r>
      <w:r w:rsidR="00E14BFA">
        <w:t xml:space="preserve"> include those </w:t>
      </w:r>
      <w:r w:rsidR="00A00773">
        <w:t xml:space="preserve">from studies </w:t>
      </w:r>
      <w:r w:rsidR="00E14BFA">
        <w:t xml:space="preserve">with an easily identifiable </w:t>
      </w:r>
      <w:r w:rsidR="00A00773">
        <w:t xml:space="preserve">negative </w:t>
      </w:r>
      <w:r w:rsidR="00E14BFA">
        <w:t>control</w:t>
      </w:r>
      <w:r w:rsidR="00A00773">
        <w:t xml:space="preserve"> group</w:t>
      </w:r>
      <w:r w:rsidR="000B37D7">
        <w:t xml:space="preserve"> and</w:t>
      </w:r>
      <w:r w:rsidR="00E14BFA">
        <w:t xml:space="preserve"> </w:t>
      </w:r>
      <w:r w:rsidR="00A00773">
        <w:t xml:space="preserve">those that are terminal rats (i.e., </w:t>
      </w:r>
      <w:r w:rsidR="001705EB">
        <w:t>received no</w:t>
      </w:r>
      <w:r w:rsidR="00A00773">
        <w:t xml:space="preserve"> recovery phase in the study design)</w:t>
      </w:r>
      <w:r w:rsidR="000B37D7">
        <w:t xml:space="preserve"> resulting in final set of </w:t>
      </w:r>
      <w:r w:rsidR="00DC7102">
        <w:t>39,969</w:t>
      </w:r>
      <w:r w:rsidR="000B37D7">
        <w:t xml:space="preserve"> rats in the final training set.  </w:t>
      </w:r>
      <w:r w:rsidR="001705EB">
        <w:t>Notably,</w:t>
      </w:r>
      <w:r w:rsidR="009D538E">
        <w:t xml:space="preserve"> </w:t>
      </w:r>
      <w:r w:rsidR="001705EB">
        <w:t xml:space="preserve">of these </w:t>
      </w:r>
      <w:r w:rsidR="00DC7102">
        <w:t>39,969</w:t>
      </w:r>
      <w:r w:rsidR="001705EB">
        <w:t xml:space="preserve"> rats</w:t>
      </w:r>
      <w:r w:rsidR="009D538E">
        <w:t xml:space="preserve"> </w:t>
      </w:r>
      <w:r w:rsidR="0072305E" w:rsidRPr="00F73A72">
        <w:t>10,175</w:t>
      </w:r>
      <w:r w:rsidR="009D538E">
        <w:t xml:space="preserve"> were identified as</w:t>
      </w:r>
      <w:r w:rsidR="001705EB">
        <w:t xml:space="preserve"> negative</w:t>
      </w:r>
      <w:r w:rsidR="009D538E">
        <w:t xml:space="preserve"> control animals, meaning</w:t>
      </w:r>
      <w:r w:rsidR="001705EB">
        <w:t xml:space="preserve"> the </w:t>
      </w:r>
      <w:r w:rsidR="00433971">
        <w:t>r</w:t>
      </w:r>
      <w:r w:rsidR="00404319">
        <w:t>emaining</w:t>
      </w:r>
      <w:r w:rsidR="001705EB">
        <w:t xml:space="preserve"> </w:t>
      </w:r>
      <w:r w:rsidR="0072305E" w:rsidRPr="00F73A72">
        <w:t>29,794</w:t>
      </w:r>
      <w:r w:rsidR="001705EB">
        <w:t xml:space="preserve"> rats</w:t>
      </w:r>
      <w:r w:rsidR="009D538E">
        <w:t xml:space="preserve"> </w:t>
      </w:r>
      <w:r w:rsidR="001705EB">
        <w:t>were included in a study as either one of the treatment groups (low, medium, or high dose) or as a positive control</w:t>
      </w:r>
      <w:r w:rsidR="009D538E">
        <w:t>.</w:t>
      </w:r>
      <w:r w:rsidR="001705EB">
        <w:t xml:space="preserve">  Additionally, </w:t>
      </w:r>
      <w:r w:rsidR="00B31455">
        <w:t xml:space="preserve">while </w:t>
      </w:r>
      <w:r w:rsidR="00960B16">
        <w:t>the</w:t>
      </w:r>
      <w:r w:rsidR="00B31455">
        <w:t xml:space="preserve"> majority of the rats received treatment </w:t>
      </w:r>
      <w:r w:rsidR="00960B16">
        <w:t xml:space="preserve">orally </w:t>
      </w:r>
      <w:r w:rsidR="00B31455">
        <w:t xml:space="preserve">as the route of administration (~70%) other routes such as intravenous and respiratory and others were included. </w:t>
      </w:r>
    </w:p>
    <w:p w14:paraId="3D43E62D" w14:textId="5FCCFFE8" w:rsidR="00901ED1" w:rsidRDefault="004E43D5" w:rsidP="00901ED1">
      <w:pPr>
        <w:pStyle w:val="BMSBodyText"/>
        <w:keepNext/>
      </w:pPr>
      <w:r>
        <w:rPr>
          <w:noProof/>
        </w:rPr>
        <w:lastRenderedPageBreak/>
        <w:drawing>
          <wp:inline distT="0" distB="0" distL="0" distR="0" wp14:anchorId="28A84CB6" wp14:editId="6ECC13D0">
            <wp:extent cx="54864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4ECB685" w14:textId="1EA29F7B" w:rsidR="00332D65" w:rsidRDefault="00901ED1" w:rsidP="00901ED1">
      <w:pPr>
        <w:pStyle w:val="Caption"/>
        <w:jc w:val="both"/>
      </w:pPr>
      <w:r>
        <w:t xml:space="preserve">Figure </w:t>
      </w:r>
      <w:r w:rsidR="00C91747">
        <w:t>1</w:t>
      </w:r>
      <w:r>
        <w:t xml:space="preserve">. </w:t>
      </w:r>
      <w:r w:rsidRPr="00D105E3">
        <w:rPr>
          <w:b w:val="0"/>
          <w:bCs/>
        </w:rPr>
        <w:t xml:space="preserve">Frequency of species in SEND across </w:t>
      </w:r>
      <w:r w:rsidR="004E43D5">
        <w:rPr>
          <w:b w:val="0"/>
          <w:bCs/>
        </w:rPr>
        <w:t>397,060</w:t>
      </w:r>
      <w:r w:rsidRPr="00D105E3">
        <w:rPr>
          <w:b w:val="0"/>
          <w:bCs/>
        </w:rPr>
        <w:t xml:space="preserve"> animals.</w:t>
      </w:r>
    </w:p>
    <w:p w14:paraId="63D9DF71" w14:textId="2BD08AA6" w:rsidR="006101E6" w:rsidRDefault="006101E6" w:rsidP="006101E6">
      <w:pPr>
        <w:pStyle w:val="Heading2"/>
        <w:rPr>
          <w:rFonts w:eastAsia="Arial" w:cs="Arial"/>
          <w:lang w:val="en-GB"/>
        </w:rPr>
      </w:pPr>
      <w:r>
        <w:rPr>
          <w:rFonts w:eastAsia="Arial" w:cs="Arial"/>
          <w:lang w:val="en-GB"/>
        </w:rPr>
        <w:t xml:space="preserve">Liver Disease </w:t>
      </w:r>
      <w:r w:rsidR="003F1EEA">
        <w:rPr>
          <w:rFonts w:eastAsia="Arial" w:cs="Arial"/>
          <w:lang w:val="en-GB"/>
        </w:rPr>
        <w:t>Prevalence</w:t>
      </w:r>
    </w:p>
    <w:p w14:paraId="7A63C5BD" w14:textId="542109B1" w:rsidR="006F227D" w:rsidRDefault="006F227D" w:rsidP="006F227D">
      <w:pPr>
        <w:pStyle w:val="BMSBodyText"/>
        <w:rPr>
          <w:lang w:val="en-GB" w:eastAsia="x-none"/>
        </w:rPr>
      </w:pPr>
    </w:p>
    <w:p w14:paraId="630F010B" w14:textId="6BC81469" w:rsidR="006F227D" w:rsidRDefault="006F2F69" w:rsidP="00FE271D">
      <w:pPr>
        <w:pStyle w:val="BMSBodyText"/>
        <w:spacing w:after="240" w:line="480" w:lineRule="auto"/>
        <w:ind w:firstLine="720"/>
      </w:pPr>
      <w:r>
        <w:t>OECD guidelines recommends that all</w:t>
      </w:r>
      <w:r w:rsidR="009D538E">
        <w:t xml:space="preserve"> animal</w:t>
      </w:r>
      <w:r>
        <w:t xml:space="preserve"> subjects</w:t>
      </w:r>
      <w:r w:rsidR="009D538E">
        <w:t xml:space="preserve"> within a study undergo </w:t>
      </w:r>
      <w:r>
        <w:t>a full, detailed gross necropsy of all cavities and organs, including the liver</w:t>
      </w:r>
      <w:r w:rsidR="004B2BBD">
        <w:t>, at the studies</w:t>
      </w:r>
      <w:r w:rsidR="00394E61">
        <w:t>’</w:t>
      </w:r>
      <w:r w:rsidR="004B2BBD">
        <w:t xml:space="preserve"> conclusion</w:t>
      </w:r>
      <w:r>
        <w:t xml:space="preserve">. </w:t>
      </w:r>
      <w:r w:rsidR="00691AD5">
        <w:t xml:space="preserve">Within the SEND data standard, </w:t>
      </w:r>
      <w:r w:rsidR="009D538E">
        <w:t xml:space="preserve">these </w:t>
      </w:r>
      <w:r w:rsidR="00691AD5">
        <w:t>histopathology results are submitted via the microscopic findings (MI) domain.</w:t>
      </w:r>
      <w:r w:rsidR="004B2BBD">
        <w:t xml:space="preserve">  </w:t>
      </w:r>
      <w:r w:rsidR="008567EF">
        <w:t xml:space="preserve">Liver </w:t>
      </w:r>
      <w:r w:rsidR="002C1FBF">
        <w:t>histo</w:t>
      </w:r>
      <w:r w:rsidR="008567EF">
        <w:t xml:space="preserve">pathology </w:t>
      </w:r>
      <w:r w:rsidR="002C1FBF">
        <w:t>findings</w:t>
      </w:r>
      <w:r w:rsidR="008567EF">
        <w:t xml:space="preserve"> are the most frequent record in the</w:t>
      </w:r>
      <w:r w:rsidR="002C1FBF">
        <w:t xml:space="preserve"> MI domain</w:t>
      </w:r>
      <w:r w:rsidR="008567EF">
        <w:t xml:space="preserve"> with</w:t>
      </w:r>
      <w:r w:rsidR="002C1FBF">
        <w:t xml:space="preserve"> </w:t>
      </w:r>
      <w:r w:rsidR="0057363E" w:rsidRPr="004B1102">
        <w:t>261,688</w:t>
      </w:r>
      <w:r w:rsidR="002C1FBF" w:rsidRPr="004B1102">
        <w:t xml:space="preserve"> of </w:t>
      </w:r>
      <w:r w:rsidR="0057363E" w:rsidRPr="004B1102">
        <w:t>8,486,604</w:t>
      </w:r>
      <w:r w:rsidR="002C1FBF" w:rsidRPr="004B1102">
        <w:t>describing</w:t>
      </w:r>
      <w:r w:rsidR="002C1FBF">
        <w:t xml:space="preserve"> liver histopathology findings.  For the </w:t>
      </w:r>
      <w:r w:rsidR="006D6530">
        <w:t>39,969</w:t>
      </w:r>
      <w:r w:rsidR="002C1FBF">
        <w:t xml:space="preserve"> rats in</w:t>
      </w:r>
      <w:r w:rsidR="00FC323F">
        <w:t xml:space="preserve"> the</w:t>
      </w:r>
      <w:r w:rsidR="002C1FBF">
        <w:t xml:space="preserve"> training set, </w:t>
      </w:r>
      <w:r w:rsidR="00FC323F">
        <w:t>there were 284 unique findings</w:t>
      </w:r>
      <w:r w:rsidR="004B2BBD">
        <w:t xml:space="preserve"> recorded by pathologists</w:t>
      </w:r>
      <w:r w:rsidR="00112FEB">
        <w:t xml:space="preserve"> with the most common </w:t>
      </w:r>
      <w:r w:rsidR="004B2BBD">
        <w:t xml:space="preserve">findings </w:t>
      </w:r>
      <w:r w:rsidR="00112FEB">
        <w:t xml:space="preserve">listed in Table 1. </w:t>
      </w:r>
      <w:r w:rsidR="004B2BBD">
        <w:t xml:space="preserve"> Unsurprisingly, the most common findings are normal or benign. </w:t>
      </w:r>
      <w:r w:rsidR="00112FEB">
        <w:t xml:space="preserve">However, </w:t>
      </w:r>
      <w:r w:rsidR="004B2BBD">
        <w:t>certain</w:t>
      </w:r>
      <w:r w:rsidR="00112FEB">
        <w:t xml:space="preserve"> findings could potentially indicate higher-order liver disease phenotypes.  </w:t>
      </w:r>
      <w:r w:rsidR="00D10E62">
        <w:t xml:space="preserve">For example, </w:t>
      </w:r>
      <w:r w:rsidR="00A30F02">
        <w:t xml:space="preserve">cholestasis is a liver disease characterized by a disruption of the flow of bile from the liver to the gallbladder.  Therefore, findings that mention “bile” or “biliary” (e.g., bile duct, hyperplasia) could be an indication of this disruption.  Similarly, steatosis, also known as fatty </w:t>
      </w:r>
      <w:r w:rsidR="00A30F02">
        <w:lastRenderedPageBreak/>
        <w:t xml:space="preserve">liver disease, results in the </w:t>
      </w:r>
      <w:r w:rsidR="0081644A">
        <w:t>formation</w:t>
      </w:r>
      <w:r w:rsidR="00A30F02">
        <w:t xml:space="preserve"> of lipid-containing vacuoles </w:t>
      </w:r>
      <w:r w:rsidR="0081644A">
        <w:t>creating</w:t>
      </w:r>
      <w:r w:rsidR="00A30F02">
        <w:t xml:space="preserve"> cellular congestion and reduc</w:t>
      </w:r>
      <w:r w:rsidR="0081644A">
        <w:t>ed</w:t>
      </w:r>
      <w:r w:rsidR="00A30F02">
        <w:t xml:space="preserve"> cellular function.  </w:t>
      </w:r>
      <w:r w:rsidR="00FE271D">
        <w:t xml:space="preserve">Indeed, many </w:t>
      </w:r>
      <w:r w:rsidR="0081644A">
        <w:t xml:space="preserve">liver </w:t>
      </w:r>
      <w:r w:rsidR="00FE271D">
        <w:t>findings mention fatty change or vacuolation and may indicate steatosis.  Lastly, while less frequent</w:t>
      </w:r>
      <w:r w:rsidR="0081644A">
        <w:t>,</w:t>
      </w:r>
      <w:r w:rsidR="00FE271D">
        <w:t xml:space="preserve"> terms like necrosis and fibrosis were present and may suggest more severe, general liver necrosis.  </w:t>
      </w:r>
      <w:r w:rsidR="00433C93">
        <w:t xml:space="preserve">In order to </w:t>
      </w:r>
      <w:r w:rsidR="00441268">
        <w:t>automatically classify these</w:t>
      </w:r>
      <w:r w:rsidR="00433C93">
        <w:t xml:space="preserve"> findings that we designed a</w:t>
      </w:r>
      <w:r w:rsidR="00441268">
        <w:t xml:space="preserve"> set of</w:t>
      </w:r>
      <w:r w:rsidR="00433C93">
        <w:t xml:space="preserve"> regular expression</w:t>
      </w:r>
      <w:r w:rsidR="00441268">
        <w:t xml:space="preserve">s relating to each of these </w:t>
      </w:r>
      <w:r w:rsidR="0081644A">
        <w:t xml:space="preserve">liver </w:t>
      </w:r>
      <w:r w:rsidR="00441268">
        <w:t>disease phenotypes</w:t>
      </w:r>
      <w:r w:rsidR="00433C93">
        <w:t xml:space="preserve"> </w:t>
      </w:r>
      <w:r w:rsidR="0081644A">
        <w:t xml:space="preserve">were developed and </w:t>
      </w:r>
      <w:r w:rsidR="00433C93">
        <w:t xml:space="preserve">listed in Table 2.  </w:t>
      </w:r>
    </w:p>
    <w:tbl>
      <w:tblPr>
        <w:tblW w:w="9228" w:type="dxa"/>
        <w:tblLook w:val="04A0" w:firstRow="1" w:lastRow="0" w:firstColumn="1" w:lastColumn="0" w:noHBand="0" w:noVBand="1"/>
      </w:tblPr>
      <w:tblGrid>
        <w:gridCol w:w="8060"/>
        <w:gridCol w:w="1168"/>
      </w:tblGrid>
      <w:tr w:rsidR="004F7308" w:rsidRPr="004F7308" w14:paraId="5AD7CD76" w14:textId="77777777" w:rsidTr="004F7308">
        <w:trPr>
          <w:trHeight w:val="288"/>
        </w:trPr>
        <w:tc>
          <w:tcPr>
            <w:tcW w:w="9228" w:type="dxa"/>
            <w:gridSpan w:val="2"/>
            <w:tcBorders>
              <w:top w:val="nil"/>
              <w:left w:val="nil"/>
              <w:bottom w:val="nil"/>
              <w:right w:val="nil"/>
            </w:tcBorders>
            <w:shd w:val="clear" w:color="auto" w:fill="auto"/>
            <w:noWrap/>
            <w:vAlign w:val="bottom"/>
            <w:hideMark/>
          </w:tcPr>
          <w:p w14:paraId="0C05F013" w14:textId="3111445E" w:rsidR="004F7308" w:rsidRPr="004F7308" w:rsidRDefault="004F7308" w:rsidP="004F7308">
            <w:pPr>
              <w:rPr>
                <w:rFonts w:ascii="Calibri" w:eastAsia="Times New Roman" w:hAnsi="Calibri" w:cs="Calibri"/>
                <w:color w:val="000000"/>
                <w:sz w:val="22"/>
                <w:szCs w:val="22"/>
              </w:rPr>
            </w:pPr>
            <w:r w:rsidRPr="004F7308">
              <w:rPr>
                <w:rFonts w:ascii="Calibri" w:eastAsia="Times New Roman" w:hAnsi="Calibri" w:cs="Calibri"/>
                <w:b/>
                <w:color w:val="000000"/>
                <w:sz w:val="22"/>
                <w:szCs w:val="22"/>
              </w:rPr>
              <w:t xml:space="preserve">Table 1. </w:t>
            </w:r>
            <w:r w:rsidRPr="00851623">
              <w:rPr>
                <w:rFonts w:ascii="Calibri" w:eastAsia="Times New Roman" w:hAnsi="Calibri" w:cs="Calibri"/>
                <w:color w:val="000000"/>
                <w:sz w:val="22"/>
                <w:szCs w:val="22"/>
              </w:rPr>
              <w:t>Frequency of</w:t>
            </w:r>
            <w:r w:rsidR="00E53C82">
              <w:rPr>
                <w:rFonts w:ascii="Calibri" w:eastAsia="Times New Roman" w:hAnsi="Calibri" w:cs="Calibri"/>
                <w:color w:val="000000"/>
                <w:sz w:val="22"/>
                <w:szCs w:val="22"/>
              </w:rPr>
              <w:t xml:space="preserve"> the top 25</w:t>
            </w:r>
            <w:r w:rsidRPr="00851623">
              <w:rPr>
                <w:rFonts w:ascii="Calibri" w:eastAsia="Times New Roman" w:hAnsi="Calibri" w:cs="Calibri"/>
                <w:color w:val="000000"/>
                <w:sz w:val="22"/>
                <w:szCs w:val="22"/>
              </w:rPr>
              <w:t xml:space="preserve"> rat liver histopathology findings </w:t>
            </w:r>
            <w:r w:rsidR="00E53C82">
              <w:rPr>
                <w:rFonts w:ascii="Calibri" w:eastAsia="Times New Roman" w:hAnsi="Calibri" w:cs="Calibri"/>
                <w:color w:val="000000"/>
                <w:sz w:val="22"/>
                <w:szCs w:val="22"/>
              </w:rPr>
              <w:t xml:space="preserve">for </w:t>
            </w:r>
            <w:r w:rsidR="00F73A72">
              <w:rPr>
                <w:rFonts w:ascii="Calibri" w:eastAsia="Times New Roman" w:hAnsi="Calibri" w:cs="Calibri"/>
                <w:color w:val="000000"/>
                <w:sz w:val="22"/>
                <w:szCs w:val="22"/>
              </w:rPr>
              <w:t>39,</w:t>
            </w:r>
            <w:r w:rsidR="00C94A86">
              <w:rPr>
                <w:rFonts w:ascii="Calibri" w:eastAsia="Times New Roman" w:hAnsi="Calibri" w:cs="Calibri"/>
                <w:color w:val="000000"/>
                <w:sz w:val="22"/>
                <w:szCs w:val="22"/>
              </w:rPr>
              <w:t>969</w:t>
            </w:r>
            <w:r w:rsidR="007360D6">
              <w:rPr>
                <w:rFonts w:ascii="Calibri" w:eastAsia="Times New Roman" w:hAnsi="Calibri" w:cs="Calibri"/>
                <w:color w:val="000000"/>
                <w:sz w:val="22"/>
                <w:szCs w:val="22"/>
              </w:rPr>
              <w:t xml:space="preserve"> rats</w:t>
            </w:r>
            <w:r w:rsidRPr="00851623">
              <w:rPr>
                <w:rFonts w:ascii="Calibri" w:eastAsia="Times New Roman" w:hAnsi="Calibri" w:cs="Calibri"/>
                <w:color w:val="000000"/>
                <w:sz w:val="22"/>
                <w:szCs w:val="22"/>
              </w:rPr>
              <w:t>.</w:t>
            </w:r>
            <w:r w:rsidRPr="004F7308">
              <w:rPr>
                <w:rFonts w:ascii="Calibri" w:eastAsia="Times New Roman" w:hAnsi="Calibri" w:cs="Calibri"/>
                <w:b/>
                <w:color w:val="000000"/>
                <w:sz w:val="22"/>
                <w:szCs w:val="22"/>
              </w:rPr>
              <w:t xml:space="preserve"> </w:t>
            </w:r>
          </w:p>
        </w:tc>
      </w:tr>
      <w:tr w:rsidR="004F7308" w:rsidRPr="004F7308" w14:paraId="3D87E689" w14:textId="77777777" w:rsidTr="004F7308">
        <w:trPr>
          <w:trHeight w:val="288"/>
        </w:trPr>
        <w:tc>
          <w:tcPr>
            <w:tcW w:w="8060" w:type="dxa"/>
            <w:tcBorders>
              <w:top w:val="nil"/>
              <w:left w:val="nil"/>
              <w:bottom w:val="nil"/>
              <w:right w:val="nil"/>
            </w:tcBorders>
            <w:shd w:val="clear" w:color="auto" w:fill="auto"/>
            <w:noWrap/>
            <w:vAlign w:val="bottom"/>
          </w:tcPr>
          <w:p w14:paraId="1C979A5F" w14:textId="789C2E14" w:rsidR="004F7308" w:rsidRPr="004F7308" w:rsidRDefault="004F7308" w:rsidP="004F7308">
            <w:pPr>
              <w:rPr>
                <w:rFonts w:ascii="Calibri" w:eastAsia="Times New Roman" w:hAnsi="Calibri" w:cs="Calibri"/>
                <w:b/>
                <w:color w:val="000000"/>
                <w:sz w:val="22"/>
                <w:szCs w:val="22"/>
              </w:rPr>
            </w:pPr>
            <w:r w:rsidRPr="004F7308">
              <w:rPr>
                <w:rFonts w:ascii="Calibri" w:eastAsia="Times New Roman" w:hAnsi="Calibri" w:cs="Calibri"/>
                <w:b/>
                <w:color w:val="000000"/>
                <w:sz w:val="22"/>
                <w:szCs w:val="22"/>
              </w:rPr>
              <w:t>Finding</w:t>
            </w:r>
          </w:p>
        </w:tc>
        <w:tc>
          <w:tcPr>
            <w:tcW w:w="1168" w:type="dxa"/>
            <w:tcBorders>
              <w:top w:val="nil"/>
              <w:left w:val="nil"/>
              <w:bottom w:val="nil"/>
              <w:right w:val="nil"/>
            </w:tcBorders>
            <w:shd w:val="clear" w:color="auto" w:fill="auto"/>
            <w:noWrap/>
            <w:vAlign w:val="bottom"/>
          </w:tcPr>
          <w:p w14:paraId="7F09FEFB" w14:textId="3D6895C8" w:rsidR="004F7308" w:rsidRPr="004F7308" w:rsidRDefault="004F7308" w:rsidP="004F7308">
            <w:pPr>
              <w:rPr>
                <w:rFonts w:ascii="Calibri" w:eastAsia="Times New Roman" w:hAnsi="Calibri" w:cs="Calibri"/>
                <w:b/>
                <w:color w:val="000000"/>
                <w:sz w:val="22"/>
                <w:szCs w:val="22"/>
              </w:rPr>
            </w:pPr>
            <w:r w:rsidRPr="004F7308">
              <w:rPr>
                <w:rFonts w:ascii="Calibri" w:eastAsia="Times New Roman" w:hAnsi="Calibri" w:cs="Calibri"/>
                <w:b/>
                <w:color w:val="000000"/>
                <w:sz w:val="22"/>
                <w:szCs w:val="22"/>
              </w:rPr>
              <w:t>Frequency</w:t>
            </w:r>
          </w:p>
        </w:tc>
      </w:tr>
      <w:tr w:rsidR="008074AA" w:rsidRPr="004F7308" w14:paraId="677A1FB9" w14:textId="77777777" w:rsidTr="00F73A72">
        <w:trPr>
          <w:trHeight w:val="288"/>
        </w:trPr>
        <w:tc>
          <w:tcPr>
            <w:tcW w:w="8060" w:type="dxa"/>
            <w:tcBorders>
              <w:top w:val="nil"/>
              <w:left w:val="nil"/>
              <w:bottom w:val="nil"/>
              <w:right w:val="nil"/>
            </w:tcBorders>
            <w:shd w:val="clear" w:color="auto" w:fill="auto"/>
            <w:noWrap/>
            <w:vAlign w:val="bottom"/>
            <w:hideMark/>
          </w:tcPr>
          <w:p w14:paraId="23F2096D" w14:textId="55A170D1" w:rsidR="008074AA" w:rsidRPr="004F7308" w:rsidRDefault="008074AA" w:rsidP="008074AA">
            <w:pPr>
              <w:rPr>
                <w:rFonts w:ascii="Calibri" w:eastAsia="Times New Roman" w:hAnsi="Calibri" w:cs="Calibri"/>
                <w:color w:val="000000"/>
                <w:sz w:val="22"/>
                <w:szCs w:val="22"/>
              </w:rPr>
            </w:pPr>
            <w:r>
              <w:rPr>
                <w:rFonts w:ascii="Calibri" w:hAnsi="Calibri" w:cs="Calibri"/>
                <w:color w:val="000000"/>
                <w:sz w:val="22"/>
                <w:szCs w:val="22"/>
              </w:rPr>
              <w:t>NORMAL</w:t>
            </w:r>
          </w:p>
        </w:tc>
        <w:tc>
          <w:tcPr>
            <w:tcW w:w="1168" w:type="dxa"/>
            <w:tcBorders>
              <w:top w:val="nil"/>
              <w:left w:val="nil"/>
              <w:bottom w:val="nil"/>
              <w:right w:val="nil"/>
            </w:tcBorders>
            <w:shd w:val="clear" w:color="auto" w:fill="auto"/>
            <w:noWrap/>
            <w:vAlign w:val="bottom"/>
            <w:hideMark/>
          </w:tcPr>
          <w:p w14:paraId="1760611C" w14:textId="2D71F7DD" w:rsidR="008074AA" w:rsidRPr="004F7308" w:rsidRDefault="008074AA" w:rsidP="008074AA">
            <w:pPr>
              <w:jc w:val="right"/>
              <w:rPr>
                <w:rFonts w:ascii="Calibri" w:eastAsia="Times New Roman" w:hAnsi="Calibri" w:cs="Calibri"/>
                <w:color w:val="000000"/>
                <w:sz w:val="22"/>
                <w:szCs w:val="22"/>
              </w:rPr>
            </w:pPr>
            <w:r>
              <w:rPr>
                <w:rFonts w:ascii="Calibri" w:hAnsi="Calibri" w:cs="Calibri"/>
                <w:color w:val="000000"/>
                <w:sz w:val="22"/>
                <w:szCs w:val="22"/>
              </w:rPr>
              <w:t>7518</w:t>
            </w:r>
          </w:p>
        </w:tc>
      </w:tr>
      <w:tr w:rsidR="008074AA" w:rsidRPr="004F7308" w14:paraId="1CD360F0" w14:textId="77777777" w:rsidTr="00F73A72">
        <w:trPr>
          <w:trHeight w:val="288"/>
        </w:trPr>
        <w:tc>
          <w:tcPr>
            <w:tcW w:w="8060" w:type="dxa"/>
            <w:tcBorders>
              <w:top w:val="nil"/>
              <w:left w:val="nil"/>
              <w:bottom w:val="nil"/>
              <w:right w:val="nil"/>
            </w:tcBorders>
            <w:shd w:val="clear" w:color="auto" w:fill="auto"/>
            <w:noWrap/>
            <w:vAlign w:val="bottom"/>
            <w:hideMark/>
          </w:tcPr>
          <w:p w14:paraId="531FF105" w14:textId="083EAF62" w:rsidR="008074AA" w:rsidRPr="004F7308" w:rsidRDefault="008074AA" w:rsidP="008074AA">
            <w:pPr>
              <w:rPr>
                <w:rFonts w:ascii="Calibri" w:eastAsia="Times New Roman" w:hAnsi="Calibri" w:cs="Calibri"/>
                <w:color w:val="000000"/>
                <w:sz w:val="22"/>
                <w:szCs w:val="22"/>
              </w:rPr>
            </w:pPr>
            <w:r>
              <w:rPr>
                <w:rFonts w:ascii="Calibri" w:hAnsi="Calibri" w:cs="Calibri"/>
                <w:color w:val="000000"/>
                <w:sz w:val="22"/>
                <w:szCs w:val="22"/>
              </w:rPr>
              <w:t>UNREMARKABLE</w:t>
            </w:r>
          </w:p>
        </w:tc>
        <w:tc>
          <w:tcPr>
            <w:tcW w:w="1168" w:type="dxa"/>
            <w:tcBorders>
              <w:top w:val="nil"/>
              <w:left w:val="nil"/>
              <w:bottom w:val="nil"/>
              <w:right w:val="nil"/>
            </w:tcBorders>
            <w:shd w:val="clear" w:color="auto" w:fill="auto"/>
            <w:noWrap/>
            <w:vAlign w:val="bottom"/>
            <w:hideMark/>
          </w:tcPr>
          <w:p w14:paraId="0B6E2D7A" w14:textId="38814EFA" w:rsidR="008074AA" w:rsidRPr="004F7308" w:rsidRDefault="008074AA" w:rsidP="008074AA">
            <w:pPr>
              <w:jc w:val="right"/>
              <w:rPr>
                <w:rFonts w:ascii="Calibri" w:eastAsia="Times New Roman" w:hAnsi="Calibri" w:cs="Calibri"/>
                <w:color w:val="000000"/>
                <w:sz w:val="22"/>
                <w:szCs w:val="22"/>
              </w:rPr>
            </w:pPr>
            <w:r>
              <w:rPr>
                <w:rFonts w:ascii="Calibri" w:hAnsi="Calibri" w:cs="Calibri"/>
                <w:color w:val="000000"/>
                <w:sz w:val="22"/>
                <w:szCs w:val="22"/>
              </w:rPr>
              <w:t>6234</w:t>
            </w:r>
          </w:p>
        </w:tc>
      </w:tr>
      <w:tr w:rsidR="008074AA" w:rsidRPr="004F7308" w14:paraId="0AFC0483" w14:textId="77777777" w:rsidTr="00F73A72">
        <w:trPr>
          <w:trHeight w:val="288"/>
        </w:trPr>
        <w:tc>
          <w:tcPr>
            <w:tcW w:w="8060" w:type="dxa"/>
            <w:tcBorders>
              <w:top w:val="nil"/>
              <w:left w:val="nil"/>
              <w:bottom w:val="nil"/>
              <w:right w:val="nil"/>
            </w:tcBorders>
            <w:shd w:val="clear" w:color="auto" w:fill="auto"/>
            <w:noWrap/>
            <w:vAlign w:val="bottom"/>
            <w:hideMark/>
          </w:tcPr>
          <w:p w14:paraId="743A92D4" w14:textId="53BFA7A2" w:rsidR="008074AA" w:rsidRPr="004F7308" w:rsidRDefault="008074AA" w:rsidP="008074AA">
            <w:pPr>
              <w:rPr>
                <w:rFonts w:ascii="Calibri" w:eastAsia="Times New Roman" w:hAnsi="Calibri" w:cs="Calibri"/>
                <w:color w:val="000000"/>
                <w:sz w:val="22"/>
                <w:szCs w:val="22"/>
              </w:rPr>
            </w:pPr>
            <w:r>
              <w:rPr>
                <w:rFonts w:ascii="Calibri" w:hAnsi="Calibri" w:cs="Calibri"/>
                <w:color w:val="000000"/>
                <w:sz w:val="22"/>
                <w:szCs w:val="22"/>
              </w:rPr>
              <w:t>INFILTRATE</w:t>
            </w:r>
          </w:p>
        </w:tc>
        <w:tc>
          <w:tcPr>
            <w:tcW w:w="1168" w:type="dxa"/>
            <w:tcBorders>
              <w:top w:val="nil"/>
              <w:left w:val="nil"/>
              <w:bottom w:val="nil"/>
              <w:right w:val="nil"/>
            </w:tcBorders>
            <w:shd w:val="clear" w:color="auto" w:fill="auto"/>
            <w:noWrap/>
            <w:vAlign w:val="bottom"/>
            <w:hideMark/>
          </w:tcPr>
          <w:p w14:paraId="061FBF56" w14:textId="7A8ED162" w:rsidR="008074AA" w:rsidRPr="004F7308" w:rsidRDefault="008074AA" w:rsidP="008074AA">
            <w:pPr>
              <w:jc w:val="right"/>
              <w:rPr>
                <w:rFonts w:ascii="Calibri" w:eastAsia="Times New Roman" w:hAnsi="Calibri" w:cs="Calibri"/>
                <w:color w:val="000000"/>
                <w:sz w:val="22"/>
                <w:szCs w:val="22"/>
              </w:rPr>
            </w:pPr>
            <w:r>
              <w:rPr>
                <w:rFonts w:ascii="Calibri" w:hAnsi="Calibri" w:cs="Calibri"/>
                <w:color w:val="000000"/>
                <w:sz w:val="22"/>
                <w:szCs w:val="22"/>
              </w:rPr>
              <w:t>3824</w:t>
            </w:r>
          </w:p>
        </w:tc>
      </w:tr>
      <w:tr w:rsidR="008074AA" w:rsidRPr="004F7308" w14:paraId="35C5F965" w14:textId="77777777" w:rsidTr="00F73A72">
        <w:trPr>
          <w:trHeight w:val="288"/>
        </w:trPr>
        <w:tc>
          <w:tcPr>
            <w:tcW w:w="8060" w:type="dxa"/>
            <w:tcBorders>
              <w:top w:val="nil"/>
              <w:left w:val="nil"/>
              <w:bottom w:val="nil"/>
              <w:right w:val="nil"/>
            </w:tcBorders>
            <w:shd w:val="clear" w:color="auto" w:fill="auto"/>
            <w:noWrap/>
            <w:vAlign w:val="bottom"/>
            <w:hideMark/>
          </w:tcPr>
          <w:p w14:paraId="0145C6E6" w14:textId="54038D25" w:rsidR="008074AA" w:rsidRPr="004F7308" w:rsidRDefault="008074AA" w:rsidP="008074AA">
            <w:pPr>
              <w:rPr>
                <w:rFonts w:ascii="Calibri" w:eastAsia="Times New Roman" w:hAnsi="Calibri" w:cs="Calibri"/>
                <w:color w:val="000000"/>
                <w:sz w:val="22"/>
                <w:szCs w:val="22"/>
              </w:rPr>
            </w:pPr>
            <w:r>
              <w:rPr>
                <w:rFonts w:ascii="Calibri" w:hAnsi="Calibri" w:cs="Calibri"/>
                <w:color w:val="000000"/>
                <w:sz w:val="22"/>
                <w:szCs w:val="22"/>
              </w:rPr>
              <w:t>INFILTRATE, MONONUCLEAR CELL</w:t>
            </w:r>
          </w:p>
        </w:tc>
        <w:tc>
          <w:tcPr>
            <w:tcW w:w="1168" w:type="dxa"/>
            <w:tcBorders>
              <w:top w:val="nil"/>
              <w:left w:val="nil"/>
              <w:bottom w:val="nil"/>
              <w:right w:val="nil"/>
            </w:tcBorders>
            <w:shd w:val="clear" w:color="auto" w:fill="auto"/>
            <w:noWrap/>
            <w:vAlign w:val="bottom"/>
            <w:hideMark/>
          </w:tcPr>
          <w:p w14:paraId="6CEC0698" w14:textId="274A97B0" w:rsidR="008074AA" w:rsidRPr="004F7308" w:rsidRDefault="008074AA" w:rsidP="008074AA">
            <w:pPr>
              <w:jc w:val="right"/>
              <w:rPr>
                <w:rFonts w:ascii="Calibri" w:eastAsia="Times New Roman" w:hAnsi="Calibri" w:cs="Calibri"/>
                <w:color w:val="000000"/>
                <w:sz w:val="22"/>
                <w:szCs w:val="22"/>
              </w:rPr>
            </w:pPr>
            <w:r>
              <w:rPr>
                <w:rFonts w:ascii="Calibri" w:hAnsi="Calibri" w:cs="Calibri"/>
                <w:color w:val="000000"/>
                <w:sz w:val="22"/>
                <w:szCs w:val="22"/>
              </w:rPr>
              <w:t>3725</w:t>
            </w:r>
          </w:p>
        </w:tc>
      </w:tr>
      <w:tr w:rsidR="008074AA" w:rsidRPr="004F7308" w14:paraId="67F3B49E" w14:textId="77777777" w:rsidTr="00F73A72">
        <w:trPr>
          <w:trHeight w:val="288"/>
        </w:trPr>
        <w:tc>
          <w:tcPr>
            <w:tcW w:w="8060" w:type="dxa"/>
            <w:tcBorders>
              <w:top w:val="nil"/>
              <w:left w:val="nil"/>
              <w:bottom w:val="nil"/>
              <w:right w:val="nil"/>
            </w:tcBorders>
            <w:shd w:val="clear" w:color="auto" w:fill="auto"/>
            <w:noWrap/>
            <w:vAlign w:val="bottom"/>
            <w:hideMark/>
          </w:tcPr>
          <w:p w14:paraId="06FD6698" w14:textId="73AA0D35" w:rsidR="008074AA" w:rsidRPr="004F7308" w:rsidRDefault="008074AA" w:rsidP="008074AA">
            <w:pPr>
              <w:rPr>
                <w:rFonts w:ascii="Calibri" w:eastAsia="Times New Roman" w:hAnsi="Calibri" w:cs="Calibri"/>
                <w:color w:val="000000"/>
                <w:sz w:val="22"/>
                <w:szCs w:val="22"/>
              </w:rPr>
            </w:pPr>
            <w:r>
              <w:rPr>
                <w:rFonts w:ascii="Calibri" w:hAnsi="Calibri" w:cs="Calibri"/>
                <w:color w:val="000000"/>
                <w:sz w:val="22"/>
                <w:szCs w:val="22"/>
              </w:rPr>
              <w:t>HYPERTROPHY</w:t>
            </w:r>
          </w:p>
        </w:tc>
        <w:tc>
          <w:tcPr>
            <w:tcW w:w="1168" w:type="dxa"/>
            <w:tcBorders>
              <w:top w:val="nil"/>
              <w:left w:val="nil"/>
              <w:bottom w:val="nil"/>
              <w:right w:val="nil"/>
            </w:tcBorders>
            <w:shd w:val="clear" w:color="auto" w:fill="auto"/>
            <w:noWrap/>
            <w:vAlign w:val="bottom"/>
            <w:hideMark/>
          </w:tcPr>
          <w:p w14:paraId="425592F6" w14:textId="5DC99506" w:rsidR="008074AA" w:rsidRPr="004F7308" w:rsidRDefault="008074AA" w:rsidP="008074AA">
            <w:pPr>
              <w:jc w:val="right"/>
              <w:rPr>
                <w:rFonts w:ascii="Calibri" w:eastAsia="Times New Roman" w:hAnsi="Calibri" w:cs="Calibri"/>
                <w:color w:val="000000"/>
                <w:sz w:val="22"/>
                <w:szCs w:val="22"/>
              </w:rPr>
            </w:pPr>
            <w:r>
              <w:rPr>
                <w:rFonts w:ascii="Calibri" w:hAnsi="Calibri" w:cs="Calibri"/>
                <w:color w:val="000000"/>
                <w:sz w:val="22"/>
                <w:szCs w:val="22"/>
              </w:rPr>
              <w:t>1368</w:t>
            </w:r>
          </w:p>
        </w:tc>
      </w:tr>
      <w:tr w:rsidR="008074AA" w:rsidRPr="004F7308" w14:paraId="5D7BC792" w14:textId="77777777" w:rsidTr="00F73A72">
        <w:trPr>
          <w:trHeight w:val="288"/>
        </w:trPr>
        <w:tc>
          <w:tcPr>
            <w:tcW w:w="8060" w:type="dxa"/>
            <w:tcBorders>
              <w:top w:val="nil"/>
              <w:left w:val="nil"/>
              <w:bottom w:val="nil"/>
              <w:right w:val="nil"/>
            </w:tcBorders>
            <w:shd w:val="clear" w:color="auto" w:fill="auto"/>
            <w:noWrap/>
            <w:vAlign w:val="bottom"/>
            <w:hideMark/>
          </w:tcPr>
          <w:p w14:paraId="0B64F5A8" w14:textId="1967013E" w:rsidR="008074AA" w:rsidRPr="004F7308" w:rsidRDefault="008074AA" w:rsidP="008074AA">
            <w:pPr>
              <w:rPr>
                <w:rFonts w:ascii="Calibri" w:eastAsia="Times New Roman" w:hAnsi="Calibri" w:cs="Calibri"/>
                <w:color w:val="000000"/>
                <w:sz w:val="22"/>
                <w:szCs w:val="22"/>
              </w:rPr>
            </w:pPr>
            <w:r>
              <w:rPr>
                <w:rFonts w:ascii="Calibri" w:hAnsi="Calibri" w:cs="Calibri"/>
                <w:color w:val="000000"/>
                <w:sz w:val="22"/>
                <w:szCs w:val="22"/>
              </w:rPr>
              <w:t>VACUOLATION</w:t>
            </w:r>
          </w:p>
        </w:tc>
        <w:tc>
          <w:tcPr>
            <w:tcW w:w="1168" w:type="dxa"/>
            <w:tcBorders>
              <w:top w:val="nil"/>
              <w:left w:val="nil"/>
              <w:bottom w:val="nil"/>
              <w:right w:val="nil"/>
            </w:tcBorders>
            <w:shd w:val="clear" w:color="auto" w:fill="auto"/>
            <w:noWrap/>
            <w:vAlign w:val="bottom"/>
            <w:hideMark/>
          </w:tcPr>
          <w:p w14:paraId="3B30E2DB" w14:textId="1FA756E1" w:rsidR="008074AA" w:rsidRPr="004F7308" w:rsidRDefault="008074AA" w:rsidP="008074AA">
            <w:pPr>
              <w:jc w:val="right"/>
              <w:rPr>
                <w:rFonts w:ascii="Calibri" w:eastAsia="Times New Roman" w:hAnsi="Calibri" w:cs="Calibri"/>
                <w:color w:val="000000"/>
                <w:sz w:val="22"/>
                <w:szCs w:val="22"/>
              </w:rPr>
            </w:pPr>
            <w:r>
              <w:rPr>
                <w:rFonts w:ascii="Calibri" w:hAnsi="Calibri" w:cs="Calibri"/>
                <w:color w:val="000000"/>
                <w:sz w:val="22"/>
                <w:szCs w:val="22"/>
              </w:rPr>
              <w:t>1040</w:t>
            </w:r>
          </w:p>
        </w:tc>
      </w:tr>
      <w:tr w:rsidR="008074AA" w:rsidRPr="004F7308" w14:paraId="3686DCA0" w14:textId="77777777" w:rsidTr="00F73A72">
        <w:trPr>
          <w:trHeight w:val="288"/>
        </w:trPr>
        <w:tc>
          <w:tcPr>
            <w:tcW w:w="8060" w:type="dxa"/>
            <w:tcBorders>
              <w:top w:val="nil"/>
              <w:left w:val="nil"/>
              <w:bottom w:val="nil"/>
              <w:right w:val="nil"/>
            </w:tcBorders>
            <w:shd w:val="clear" w:color="auto" w:fill="auto"/>
            <w:noWrap/>
            <w:vAlign w:val="bottom"/>
            <w:hideMark/>
          </w:tcPr>
          <w:p w14:paraId="70A407F9" w14:textId="71BCC7C8" w:rsidR="008074AA" w:rsidRPr="004F7308" w:rsidRDefault="008074AA" w:rsidP="008074AA">
            <w:pPr>
              <w:rPr>
                <w:rFonts w:ascii="Calibri" w:eastAsia="Times New Roman" w:hAnsi="Calibri" w:cs="Calibri"/>
                <w:color w:val="000000"/>
                <w:sz w:val="22"/>
                <w:szCs w:val="22"/>
              </w:rPr>
            </w:pPr>
            <w:r>
              <w:rPr>
                <w:rFonts w:ascii="Calibri" w:hAnsi="Calibri" w:cs="Calibri"/>
                <w:color w:val="000000"/>
                <w:sz w:val="22"/>
                <w:szCs w:val="22"/>
              </w:rPr>
              <w:t>INFLAMMATORY CELL FOCI</w:t>
            </w:r>
          </w:p>
        </w:tc>
        <w:tc>
          <w:tcPr>
            <w:tcW w:w="1168" w:type="dxa"/>
            <w:tcBorders>
              <w:top w:val="nil"/>
              <w:left w:val="nil"/>
              <w:bottom w:val="nil"/>
              <w:right w:val="nil"/>
            </w:tcBorders>
            <w:shd w:val="clear" w:color="auto" w:fill="auto"/>
            <w:noWrap/>
            <w:vAlign w:val="bottom"/>
            <w:hideMark/>
          </w:tcPr>
          <w:p w14:paraId="5FD2D6CA" w14:textId="72493FE2" w:rsidR="008074AA" w:rsidRPr="004F7308" w:rsidRDefault="008074AA" w:rsidP="008074AA">
            <w:pPr>
              <w:jc w:val="right"/>
              <w:rPr>
                <w:rFonts w:ascii="Calibri" w:eastAsia="Times New Roman" w:hAnsi="Calibri" w:cs="Calibri"/>
                <w:color w:val="000000"/>
                <w:sz w:val="22"/>
                <w:szCs w:val="22"/>
              </w:rPr>
            </w:pPr>
            <w:r>
              <w:rPr>
                <w:rFonts w:ascii="Calibri" w:hAnsi="Calibri" w:cs="Calibri"/>
                <w:color w:val="000000"/>
                <w:sz w:val="22"/>
                <w:szCs w:val="22"/>
              </w:rPr>
              <w:t>994</w:t>
            </w:r>
          </w:p>
        </w:tc>
      </w:tr>
      <w:tr w:rsidR="008074AA" w:rsidRPr="004F7308" w14:paraId="2B3C942B" w14:textId="77777777" w:rsidTr="00F73A72">
        <w:trPr>
          <w:trHeight w:val="288"/>
        </w:trPr>
        <w:tc>
          <w:tcPr>
            <w:tcW w:w="8060" w:type="dxa"/>
            <w:tcBorders>
              <w:top w:val="nil"/>
              <w:left w:val="nil"/>
              <w:bottom w:val="nil"/>
              <w:right w:val="nil"/>
            </w:tcBorders>
            <w:shd w:val="clear" w:color="auto" w:fill="auto"/>
            <w:noWrap/>
            <w:vAlign w:val="bottom"/>
            <w:hideMark/>
          </w:tcPr>
          <w:p w14:paraId="6ECAA669" w14:textId="7F24C798" w:rsidR="008074AA" w:rsidRPr="004F7308" w:rsidRDefault="008074AA" w:rsidP="008074AA">
            <w:pPr>
              <w:rPr>
                <w:rFonts w:ascii="Calibri" w:eastAsia="Times New Roman" w:hAnsi="Calibri" w:cs="Calibri"/>
                <w:color w:val="000000"/>
                <w:sz w:val="22"/>
                <w:szCs w:val="22"/>
              </w:rPr>
            </w:pPr>
            <w:r>
              <w:rPr>
                <w:rFonts w:ascii="Calibri" w:hAnsi="Calibri" w:cs="Calibri"/>
                <w:color w:val="000000"/>
                <w:sz w:val="22"/>
                <w:szCs w:val="22"/>
              </w:rPr>
              <w:t>VACUOLATION, HEPATOCYTE</w:t>
            </w:r>
          </w:p>
        </w:tc>
        <w:tc>
          <w:tcPr>
            <w:tcW w:w="1168" w:type="dxa"/>
            <w:tcBorders>
              <w:top w:val="nil"/>
              <w:left w:val="nil"/>
              <w:bottom w:val="nil"/>
              <w:right w:val="nil"/>
            </w:tcBorders>
            <w:shd w:val="clear" w:color="auto" w:fill="auto"/>
            <w:noWrap/>
            <w:vAlign w:val="bottom"/>
            <w:hideMark/>
          </w:tcPr>
          <w:p w14:paraId="6F5F0480" w14:textId="410A1438" w:rsidR="008074AA" w:rsidRPr="004F7308" w:rsidRDefault="008074AA" w:rsidP="008074AA">
            <w:pPr>
              <w:jc w:val="right"/>
              <w:rPr>
                <w:rFonts w:ascii="Calibri" w:eastAsia="Times New Roman" w:hAnsi="Calibri" w:cs="Calibri"/>
                <w:color w:val="000000"/>
                <w:sz w:val="22"/>
                <w:szCs w:val="22"/>
              </w:rPr>
            </w:pPr>
            <w:r>
              <w:rPr>
                <w:rFonts w:ascii="Calibri" w:hAnsi="Calibri" w:cs="Calibri"/>
                <w:color w:val="000000"/>
                <w:sz w:val="22"/>
                <w:szCs w:val="22"/>
              </w:rPr>
              <w:t>825</w:t>
            </w:r>
          </w:p>
        </w:tc>
      </w:tr>
      <w:tr w:rsidR="008074AA" w:rsidRPr="004F7308" w14:paraId="0646ABAC" w14:textId="77777777" w:rsidTr="00F73A72">
        <w:trPr>
          <w:trHeight w:val="288"/>
        </w:trPr>
        <w:tc>
          <w:tcPr>
            <w:tcW w:w="8060" w:type="dxa"/>
            <w:tcBorders>
              <w:top w:val="nil"/>
              <w:left w:val="nil"/>
              <w:bottom w:val="nil"/>
              <w:right w:val="nil"/>
            </w:tcBorders>
            <w:shd w:val="clear" w:color="auto" w:fill="auto"/>
            <w:noWrap/>
            <w:vAlign w:val="bottom"/>
            <w:hideMark/>
          </w:tcPr>
          <w:p w14:paraId="4E0CFE3A" w14:textId="3AB687E1" w:rsidR="008074AA" w:rsidRPr="004F7308" w:rsidRDefault="008074AA" w:rsidP="008074AA">
            <w:pPr>
              <w:rPr>
                <w:rFonts w:ascii="Calibri" w:eastAsia="Times New Roman" w:hAnsi="Calibri" w:cs="Calibri"/>
                <w:color w:val="000000"/>
                <w:sz w:val="22"/>
                <w:szCs w:val="22"/>
              </w:rPr>
            </w:pPr>
            <w:r>
              <w:rPr>
                <w:rFonts w:ascii="Calibri" w:hAnsi="Calibri" w:cs="Calibri"/>
                <w:color w:val="000000"/>
                <w:sz w:val="22"/>
                <w:szCs w:val="22"/>
              </w:rPr>
              <w:t>INFILTRATE, INFLAMMATORY CELL</w:t>
            </w:r>
          </w:p>
        </w:tc>
        <w:tc>
          <w:tcPr>
            <w:tcW w:w="1168" w:type="dxa"/>
            <w:tcBorders>
              <w:top w:val="nil"/>
              <w:left w:val="nil"/>
              <w:bottom w:val="nil"/>
              <w:right w:val="nil"/>
            </w:tcBorders>
            <w:shd w:val="clear" w:color="auto" w:fill="auto"/>
            <w:noWrap/>
            <w:vAlign w:val="bottom"/>
            <w:hideMark/>
          </w:tcPr>
          <w:p w14:paraId="6381D148" w14:textId="07878CEC" w:rsidR="008074AA" w:rsidRPr="004F7308" w:rsidRDefault="008074AA" w:rsidP="008074AA">
            <w:pPr>
              <w:jc w:val="right"/>
              <w:rPr>
                <w:rFonts w:ascii="Calibri" w:eastAsia="Times New Roman" w:hAnsi="Calibri" w:cs="Calibri"/>
                <w:color w:val="000000"/>
                <w:sz w:val="22"/>
                <w:szCs w:val="22"/>
              </w:rPr>
            </w:pPr>
            <w:r>
              <w:rPr>
                <w:rFonts w:ascii="Calibri" w:hAnsi="Calibri" w:cs="Calibri"/>
                <w:color w:val="000000"/>
                <w:sz w:val="22"/>
                <w:szCs w:val="22"/>
              </w:rPr>
              <w:t>692</w:t>
            </w:r>
          </w:p>
        </w:tc>
      </w:tr>
      <w:tr w:rsidR="008074AA" w:rsidRPr="004F7308" w14:paraId="2321D0C4" w14:textId="77777777" w:rsidTr="00F73A72">
        <w:trPr>
          <w:trHeight w:val="288"/>
        </w:trPr>
        <w:tc>
          <w:tcPr>
            <w:tcW w:w="8060" w:type="dxa"/>
            <w:tcBorders>
              <w:top w:val="nil"/>
              <w:left w:val="nil"/>
              <w:bottom w:val="nil"/>
              <w:right w:val="nil"/>
            </w:tcBorders>
            <w:shd w:val="clear" w:color="auto" w:fill="auto"/>
            <w:noWrap/>
            <w:vAlign w:val="bottom"/>
            <w:hideMark/>
          </w:tcPr>
          <w:p w14:paraId="6034AA44" w14:textId="7635E677" w:rsidR="008074AA" w:rsidRPr="004F7308" w:rsidRDefault="008074AA" w:rsidP="008074AA">
            <w:pPr>
              <w:rPr>
                <w:rFonts w:ascii="Calibri" w:eastAsia="Times New Roman" w:hAnsi="Calibri" w:cs="Calibri"/>
                <w:color w:val="000000"/>
                <w:sz w:val="22"/>
                <w:szCs w:val="22"/>
              </w:rPr>
            </w:pPr>
            <w:r>
              <w:rPr>
                <w:rFonts w:ascii="Calibri" w:hAnsi="Calibri" w:cs="Calibri"/>
                <w:color w:val="000000"/>
                <w:sz w:val="22"/>
                <w:szCs w:val="22"/>
              </w:rPr>
              <w:t>HYPERTROPHY, HEPATOCYTE, CENTRILOBULAR</w:t>
            </w:r>
          </w:p>
        </w:tc>
        <w:tc>
          <w:tcPr>
            <w:tcW w:w="1168" w:type="dxa"/>
            <w:tcBorders>
              <w:top w:val="nil"/>
              <w:left w:val="nil"/>
              <w:bottom w:val="nil"/>
              <w:right w:val="nil"/>
            </w:tcBorders>
            <w:shd w:val="clear" w:color="auto" w:fill="auto"/>
            <w:noWrap/>
            <w:vAlign w:val="bottom"/>
            <w:hideMark/>
          </w:tcPr>
          <w:p w14:paraId="5F74E92A" w14:textId="0CD74DEF" w:rsidR="008074AA" w:rsidRPr="004F7308" w:rsidRDefault="008074AA" w:rsidP="008074AA">
            <w:pPr>
              <w:jc w:val="right"/>
              <w:rPr>
                <w:rFonts w:ascii="Calibri" w:eastAsia="Times New Roman" w:hAnsi="Calibri" w:cs="Calibri"/>
                <w:color w:val="000000"/>
                <w:sz w:val="22"/>
                <w:szCs w:val="22"/>
              </w:rPr>
            </w:pPr>
            <w:r>
              <w:rPr>
                <w:rFonts w:ascii="Calibri" w:hAnsi="Calibri" w:cs="Calibri"/>
                <w:color w:val="000000"/>
                <w:sz w:val="22"/>
                <w:szCs w:val="22"/>
              </w:rPr>
              <w:t>604</w:t>
            </w:r>
          </w:p>
        </w:tc>
      </w:tr>
      <w:tr w:rsidR="008074AA" w:rsidRPr="004F7308" w14:paraId="4FDC9822" w14:textId="77777777" w:rsidTr="00F73A72">
        <w:trPr>
          <w:trHeight w:val="288"/>
        </w:trPr>
        <w:tc>
          <w:tcPr>
            <w:tcW w:w="8060" w:type="dxa"/>
            <w:tcBorders>
              <w:top w:val="nil"/>
              <w:left w:val="nil"/>
              <w:bottom w:val="nil"/>
              <w:right w:val="nil"/>
            </w:tcBorders>
            <w:shd w:val="clear" w:color="auto" w:fill="auto"/>
            <w:noWrap/>
            <w:vAlign w:val="bottom"/>
            <w:hideMark/>
          </w:tcPr>
          <w:p w14:paraId="6352C73E" w14:textId="7E78A6AE" w:rsidR="008074AA" w:rsidRPr="004F7308" w:rsidRDefault="008074AA" w:rsidP="008074AA">
            <w:pPr>
              <w:rPr>
                <w:rFonts w:ascii="Calibri" w:eastAsia="Times New Roman" w:hAnsi="Calibri" w:cs="Calibri"/>
                <w:color w:val="000000"/>
                <w:sz w:val="22"/>
                <w:szCs w:val="22"/>
              </w:rPr>
            </w:pPr>
            <w:r>
              <w:rPr>
                <w:rFonts w:ascii="Calibri" w:hAnsi="Calibri" w:cs="Calibri"/>
                <w:color w:val="000000"/>
                <w:sz w:val="22"/>
                <w:szCs w:val="22"/>
              </w:rPr>
              <w:t>EXTRAMEDULLARY HEMATOPOIESIS</w:t>
            </w:r>
          </w:p>
        </w:tc>
        <w:tc>
          <w:tcPr>
            <w:tcW w:w="1168" w:type="dxa"/>
            <w:tcBorders>
              <w:top w:val="nil"/>
              <w:left w:val="nil"/>
              <w:bottom w:val="nil"/>
              <w:right w:val="nil"/>
            </w:tcBorders>
            <w:shd w:val="clear" w:color="auto" w:fill="auto"/>
            <w:noWrap/>
            <w:vAlign w:val="bottom"/>
            <w:hideMark/>
          </w:tcPr>
          <w:p w14:paraId="79B27FC5" w14:textId="3AD5701D" w:rsidR="008074AA" w:rsidRPr="004F7308" w:rsidRDefault="008074AA" w:rsidP="008074AA">
            <w:pPr>
              <w:jc w:val="right"/>
              <w:rPr>
                <w:rFonts w:ascii="Calibri" w:eastAsia="Times New Roman" w:hAnsi="Calibri" w:cs="Calibri"/>
                <w:color w:val="000000"/>
                <w:sz w:val="22"/>
                <w:szCs w:val="22"/>
              </w:rPr>
            </w:pPr>
            <w:r>
              <w:rPr>
                <w:rFonts w:ascii="Calibri" w:hAnsi="Calibri" w:cs="Calibri"/>
                <w:color w:val="000000"/>
                <w:sz w:val="22"/>
                <w:szCs w:val="22"/>
              </w:rPr>
              <w:t>549</w:t>
            </w:r>
          </w:p>
        </w:tc>
      </w:tr>
      <w:tr w:rsidR="008074AA" w:rsidRPr="004F7308" w14:paraId="31CE4C53" w14:textId="77777777" w:rsidTr="00F73A72">
        <w:trPr>
          <w:trHeight w:val="288"/>
        </w:trPr>
        <w:tc>
          <w:tcPr>
            <w:tcW w:w="8060" w:type="dxa"/>
            <w:tcBorders>
              <w:top w:val="nil"/>
              <w:left w:val="nil"/>
              <w:bottom w:val="nil"/>
              <w:right w:val="nil"/>
            </w:tcBorders>
            <w:shd w:val="clear" w:color="auto" w:fill="auto"/>
            <w:noWrap/>
            <w:vAlign w:val="bottom"/>
            <w:hideMark/>
          </w:tcPr>
          <w:p w14:paraId="5CC53C06" w14:textId="293ADB68" w:rsidR="008074AA" w:rsidRPr="004F7308" w:rsidRDefault="008074AA" w:rsidP="008074AA">
            <w:pPr>
              <w:rPr>
                <w:rFonts w:ascii="Calibri" w:eastAsia="Times New Roman" w:hAnsi="Calibri" w:cs="Calibri"/>
                <w:color w:val="000000"/>
                <w:sz w:val="22"/>
                <w:szCs w:val="22"/>
              </w:rPr>
            </w:pPr>
            <w:r>
              <w:rPr>
                <w:rFonts w:ascii="Calibri" w:hAnsi="Calibri" w:cs="Calibri"/>
                <w:color w:val="000000"/>
                <w:sz w:val="22"/>
                <w:szCs w:val="22"/>
              </w:rPr>
              <w:t>FOCUS OF CELLULAR ALTERATION</w:t>
            </w:r>
          </w:p>
        </w:tc>
        <w:tc>
          <w:tcPr>
            <w:tcW w:w="1168" w:type="dxa"/>
            <w:tcBorders>
              <w:top w:val="nil"/>
              <w:left w:val="nil"/>
              <w:bottom w:val="nil"/>
              <w:right w:val="nil"/>
            </w:tcBorders>
            <w:shd w:val="clear" w:color="auto" w:fill="auto"/>
            <w:noWrap/>
            <w:vAlign w:val="bottom"/>
            <w:hideMark/>
          </w:tcPr>
          <w:p w14:paraId="159C8CB2" w14:textId="51FFFA93" w:rsidR="008074AA" w:rsidRPr="004F7308" w:rsidRDefault="008074AA" w:rsidP="008074AA">
            <w:pPr>
              <w:jc w:val="right"/>
              <w:rPr>
                <w:rFonts w:ascii="Calibri" w:eastAsia="Times New Roman" w:hAnsi="Calibri" w:cs="Calibri"/>
                <w:color w:val="000000"/>
                <w:sz w:val="22"/>
                <w:szCs w:val="22"/>
              </w:rPr>
            </w:pPr>
            <w:r>
              <w:rPr>
                <w:rFonts w:ascii="Calibri" w:hAnsi="Calibri" w:cs="Calibri"/>
                <w:color w:val="000000"/>
                <w:sz w:val="22"/>
                <w:szCs w:val="22"/>
              </w:rPr>
              <w:t>489</w:t>
            </w:r>
          </w:p>
        </w:tc>
      </w:tr>
      <w:tr w:rsidR="008074AA" w:rsidRPr="004F7308" w14:paraId="78403419" w14:textId="77777777" w:rsidTr="00F73A72">
        <w:trPr>
          <w:trHeight w:val="288"/>
        </w:trPr>
        <w:tc>
          <w:tcPr>
            <w:tcW w:w="8060" w:type="dxa"/>
            <w:tcBorders>
              <w:top w:val="nil"/>
              <w:left w:val="nil"/>
              <w:bottom w:val="nil"/>
              <w:right w:val="nil"/>
            </w:tcBorders>
            <w:shd w:val="clear" w:color="auto" w:fill="auto"/>
            <w:noWrap/>
            <w:vAlign w:val="bottom"/>
            <w:hideMark/>
          </w:tcPr>
          <w:p w14:paraId="5252E6D1" w14:textId="643CB26A" w:rsidR="008074AA" w:rsidRPr="004F7308" w:rsidRDefault="008074AA" w:rsidP="008074AA">
            <w:pPr>
              <w:rPr>
                <w:rFonts w:ascii="Calibri" w:eastAsia="Times New Roman" w:hAnsi="Calibri" w:cs="Calibri"/>
                <w:color w:val="000000"/>
                <w:sz w:val="22"/>
                <w:szCs w:val="22"/>
              </w:rPr>
            </w:pPr>
            <w:r>
              <w:rPr>
                <w:rFonts w:ascii="Calibri" w:hAnsi="Calibri" w:cs="Calibri"/>
                <w:color w:val="000000"/>
                <w:sz w:val="22"/>
                <w:szCs w:val="22"/>
              </w:rPr>
              <w:t>NECROSIS</w:t>
            </w:r>
          </w:p>
        </w:tc>
        <w:tc>
          <w:tcPr>
            <w:tcW w:w="1168" w:type="dxa"/>
            <w:tcBorders>
              <w:top w:val="nil"/>
              <w:left w:val="nil"/>
              <w:bottom w:val="nil"/>
              <w:right w:val="nil"/>
            </w:tcBorders>
            <w:shd w:val="clear" w:color="auto" w:fill="auto"/>
            <w:noWrap/>
            <w:vAlign w:val="bottom"/>
            <w:hideMark/>
          </w:tcPr>
          <w:p w14:paraId="516DB186" w14:textId="0795849F" w:rsidR="008074AA" w:rsidRPr="004F7308" w:rsidRDefault="008074AA" w:rsidP="008074AA">
            <w:pPr>
              <w:jc w:val="right"/>
              <w:rPr>
                <w:rFonts w:ascii="Calibri" w:eastAsia="Times New Roman" w:hAnsi="Calibri" w:cs="Calibri"/>
                <w:color w:val="000000"/>
                <w:sz w:val="22"/>
                <w:szCs w:val="22"/>
              </w:rPr>
            </w:pPr>
            <w:r>
              <w:rPr>
                <w:rFonts w:ascii="Calibri" w:hAnsi="Calibri" w:cs="Calibri"/>
                <w:color w:val="000000"/>
                <w:sz w:val="22"/>
                <w:szCs w:val="22"/>
              </w:rPr>
              <w:t>472</w:t>
            </w:r>
          </w:p>
        </w:tc>
      </w:tr>
      <w:tr w:rsidR="008074AA" w:rsidRPr="004F7308" w14:paraId="620D28FE" w14:textId="77777777" w:rsidTr="00F73A72">
        <w:trPr>
          <w:trHeight w:val="288"/>
        </w:trPr>
        <w:tc>
          <w:tcPr>
            <w:tcW w:w="8060" w:type="dxa"/>
            <w:tcBorders>
              <w:top w:val="nil"/>
              <w:left w:val="nil"/>
              <w:bottom w:val="nil"/>
              <w:right w:val="nil"/>
            </w:tcBorders>
            <w:shd w:val="clear" w:color="auto" w:fill="auto"/>
            <w:noWrap/>
            <w:vAlign w:val="bottom"/>
            <w:hideMark/>
          </w:tcPr>
          <w:p w14:paraId="521B9BCA" w14:textId="0E0D81C2" w:rsidR="008074AA" w:rsidRPr="004F7308" w:rsidRDefault="008074AA" w:rsidP="008074AA">
            <w:pPr>
              <w:rPr>
                <w:rFonts w:ascii="Calibri" w:eastAsia="Times New Roman" w:hAnsi="Calibri" w:cs="Calibri"/>
                <w:color w:val="000000"/>
                <w:sz w:val="22"/>
                <w:szCs w:val="22"/>
              </w:rPr>
            </w:pPr>
            <w:r>
              <w:rPr>
                <w:rFonts w:ascii="Calibri" w:hAnsi="Calibri" w:cs="Calibri"/>
                <w:color w:val="000000"/>
                <w:sz w:val="22"/>
                <w:szCs w:val="22"/>
              </w:rPr>
              <w:t>PIGMENT</w:t>
            </w:r>
          </w:p>
        </w:tc>
        <w:tc>
          <w:tcPr>
            <w:tcW w:w="1168" w:type="dxa"/>
            <w:tcBorders>
              <w:top w:val="nil"/>
              <w:left w:val="nil"/>
              <w:bottom w:val="nil"/>
              <w:right w:val="nil"/>
            </w:tcBorders>
            <w:shd w:val="clear" w:color="auto" w:fill="auto"/>
            <w:noWrap/>
            <w:vAlign w:val="bottom"/>
            <w:hideMark/>
          </w:tcPr>
          <w:p w14:paraId="08348634" w14:textId="3737B995" w:rsidR="008074AA" w:rsidRPr="004F7308" w:rsidRDefault="008074AA" w:rsidP="008074AA">
            <w:pPr>
              <w:jc w:val="right"/>
              <w:rPr>
                <w:rFonts w:ascii="Calibri" w:eastAsia="Times New Roman" w:hAnsi="Calibri" w:cs="Calibri"/>
                <w:color w:val="000000"/>
                <w:sz w:val="22"/>
                <w:szCs w:val="22"/>
              </w:rPr>
            </w:pPr>
            <w:r>
              <w:rPr>
                <w:rFonts w:ascii="Calibri" w:hAnsi="Calibri" w:cs="Calibri"/>
                <w:color w:val="000000"/>
                <w:sz w:val="22"/>
                <w:szCs w:val="22"/>
              </w:rPr>
              <w:t>425</w:t>
            </w:r>
          </w:p>
        </w:tc>
      </w:tr>
      <w:tr w:rsidR="008074AA" w:rsidRPr="004F7308" w14:paraId="7028704F" w14:textId="77777777" w:rsidTr="00F73A72">
        <w:trPr>
          <w:trHeight w:val="288"/>
        </w:trPr>
        <w:tc>
          <w:tcPr>
            <w:tcW w:w="8060" w:type="dxa"/>
            <w:tcBorders>
              <w:top w:val="nil"/>
              <w:left w:val="nil"/>
              <w:bottom w:val="nil"/>
              <w:right w:val="nil"/>
            </w:tcBorders>
            <w:shd w:val="clear" w:color="auto" w:fill="auto"/>
            <w:noWrap/>
            <w:vAlign w:val="bottom"/>
            <w:hideMark/>
          </w:tcPr>
          <w:p w14:paraId="2DEA89A4" w14:textId="6FD75541" w:rsidR="008074AA" w:rsidRPr="004F7308" w:rsidRDefault="008074AA" w:rsidP="008074AA">
            <w:pPr>
              <w:rPr>
                <w:rFonts w:ascii="Calibri" w:eastAsia="Times New Roman" w:hAnsi="Calibri" w:cs="Calibri"/>
                <w:color w:val="000000"/>
                <w:sz w:val="22"/>
                <w:szCs w:val="22"/>
              </w:rPr>
            </w:pPr>
            <w:r>
              <w:rPr>
                <w:rFonts w:ascii="Calibri" w:hAnsi="Calibri" w:cs="Calibri"/>
                <w:color w:val="000000"/>
                <w:sz w:val="22"/>
                <w:szCs w:val="22"/>
              </w:rPr>
              <w:t>HYPERPLASIA, BILE DUCT</w:t>
            </w:r>
          </w:p>
        </w:tc>
        <w:tc>
          <w:tcPr>
            <w:tcW w:w="1168" w:type="dxa"/>
            <w:tcBorders>
              <w:top w:val="nil"/>
              <w:left w:val="nil"/>
              <w:bottom w:val="nil"/>
              <w:right w:val="nil"/>
            </w:tcBorders>
            <w:shd w:val="clear" w:color="auto" w:fill="auto"/>
            <w:noWrap/>
            <w:vAlign w:val="bottom"/>
            <w:hideMark/>
          </w:tcPr>
          <w:p w14:paraId="19AF2B9A" w14:textId="32EE8D6F" w:rsidR="008074AA" w:rsidRPr="004F7308" w:rsidRDefault="008074AA" w:rsidP="008074AA">
            <w:pPr>
              <w:jc w:val="right"/>
              <w:rPr>
                <w:rFonts w:ascii="Calibri" w:eastAsia="Times New Roman" w:hAnsi="Calibri" w:cs="Calibri"/>
                <w:color w:val="000000"/>
                <w:sz w:val="22"/>
                <w:szCs w:val="22"/>
              </w:rPr>
            </w:pPr>
            <w:r>
              <w:rPr>
                <w:rFonts w:ascii="Calibri" w:hAnsi="Calibri" w:cs="Calibri"/>
                <w:color w:val="000000"/>
                <w:sz w:val="22"/>
                <w:szCs w:val="22"/>
              </w:rPr>
              <w:t>352</w:t>
            </w:r>
          </w:p>
        </w:tc>
      </w:tr>
      <w:tr w:rsidR="008074AA" w:rsidRPr="004F7308" w14:paraId="455EB637" w14:textId="77777777" w:rsidTr="00F73A72">
        <w:trPr>
          <w:trHeight w:val="288"/>
        </w:trPr>
        <w:tc>
          <w:tcPr>
            <w:tcW w:w="8060" w:type="dxa"/>
            <w:tcBorders>
              <w:top w:val="nil"/>
              <w:left w:val="nil"/>
              <w:bottom w:val="nil"/>
              <w:right w:val="nil"/>
            </w:tcBorders>
            <w:shd w:val="clear" w:color="auto" w:fill="auto"/>
            <w:noWrap/>
            <w:vAlign w:val="bottom"/>
            <w:hideMark/>
          </w:tcPr>
          <w:p w14:paraId="5A697DD5" w14:textId="04B4A7AE" w:rsidR="008074AA" w:rsidRPr="004F7308" w:rsidRDefault="008074AA" w:rsidP="008074AA">
            <w:pPr>
              <w:rPr>
                <w:rFonts w:ascii="Calibri" w:eastAsia="Times New Roman" w:hAnsi="Calibri" w:cs="Calibri"/>
                <w:color w:val="000000"/>
                <w:sz w:val="22"/>
                <w:szCs w:val="22"/>
              </w:rPr>
            </w:pPr>
            <w:r>
              <w:rPr>
                <w:rFonts w:ascii="Calibri" w:hAnsi="Calibri" w:cs="Calibri"/>
                <w:color w:val="000000"/>
                <w:sz w:val="22"/>
                <w:szCs w:val="22"/>
              </w:rPr>
              <w:t>VACUOLATION, HEPATOCYTE, DIFFUSE</w:t>
            </w:r>
          </w:p>
        </w:tc>
        <w:tc>
          <w:tcPr>
            <w:tcW w:w="1168" w:type="dxa"/>
            <w:tcBorders>
              <w:top w:val="nil"/>
              <w:left w:val="nil"/>
              <w:bottom w:val="nil"/>
              <w:right w:val="nil"/>
            </w:tcBorders>
            <w:shd w:val="clear" w:color="auto" w:fill="auto"/>
            <w:noWrap/>
            <w:vAlign w:val="bottom"/>
            <w:hideMark/>
          </w:tcPr>
          <w:p w14:paraId="1C0D4D64" w14:textId="21917536" w:rsidR="008074AA" w:rsidRPr="004F7308" w:rsidRDefault="008074AA" w:rsidP="008074AA">
            <w:pPr>
              <w:jc w:val="right"/>
              <w:rPr>
                <w:rFonts w:ascii="Calibri" w:eastAsia="Times New Roman" w:hAnsi="Calibri" w:cs="Calibri"/>
                <w:color w:val="000000"/>
                <w:sz w:val="22"/>
                <w:szCs w:val="22"/>
              </w:rPr>
            </w:pPr>
            <w:r>
              <w:rPr>
                <w:rFonts w:ascii="Calibri" w:hAnsi="Calibri" w:cs="Calibri"/>
                <w:color w:val="000000"/>
                <w:sz w:val="22"/>
                <w:szCs w:val="22"/>
              </w:rPr>
              <w:t>345</w:t>
            </w:r>
          </w:p>
        </w:tc>
      </w:tr>
      <w:tr w:rsidR="008074AA" w:rsidRPr="004F7308" w14:paraId="3D0D8BEB" w14:textId="77777777" w:rsidTr="00F73A72">
        <w:trPr>
          <w:trHeight w:val="288"/>
        </w:trPr>
        <w:tc>
          <w:tcPr>
            <w:tcW w:w="8060" w:type="dxa"/>
            <w:tcBorders>
              <w:top w:val="nil"/>
              <w:left w:val="nil"/>
              <w:bottom w:val="nil"/>
              <w:right w:val="nil"/>
            </w:tcBorders>
            <w:shd w:val="clear" w:color="auto" w:fill="auto"/>
            <w:noWrap/>
            <w:vAlign w:val="bottom"/>
            <w:hideMark/>
          </w:tcPr>
          <w:p w14:paraId="5D81415B" w14:textId="133330ED" w:rsidR="008074AA" w:rsidRPr="004F7308" w:rsidRDefault="008074AA" w:rsidP="008074AA">
            <w:pPr>
              <w:rPr>
                <w:rFonts w:ascii="Calibri" w:eastAsia="Times New Roman" w:hAnsi="Calibri" w:cs="Calibri"/>
                <w:color w:val="000000"/>
                <w:sz w:val="22"/>
                <w:szCs w:val="22"/>
              </w:rPr>
            </w:pPr>
            <w:r>
              <w:rPr>
                <w:rFonts w:ascii="Calibri" w:hAnsi="Calibri" w:cs="Calibri"/>
                <w:color w:val="000000"/>
                <w:sz w:val="22"/>
                <w:szCs w:val="22"/>
              </w:rPr>
              <w:t>HEMATOPOIESIS, EXTRAMEDULLARY</w:t>
            </w:r>
          </w:p>
        </w:tc>
        <w:tc>
          <w:tcPr>
            <w:tcW w:w="1168" w:type="dxa"/>
            <w:tcBorders>
              <w:top w:val="nil"/>
              <w:left w:val="nil"/>
              <w:bottom w:val="nil"/>
              <w:right w:val="nil"/>
            </w:tcBorders>
            <w:shd w:val="clear" w:color="auto" w:fill="auto"/>
            <w:noWrap/>
            <w:vAlign w:val="bottom"/>
            <w:hideMark/>
          </w:tcPr>
          <w:p w14:paraId="42B5370B" w14:textId="2DE8AD92" w:rsidR="008074AA" w:rsidRPr="004F7308" w:rsidRDefault="008074AA" w:rsidP="008074AA">
            <w:pPr>
              <w:jc w:val="right"/>
              <w:rPr>
                <w:rFonts w:ascii="Calibri" w:eastAsia="Times New Roman" w:hAnsi="Calibri" w:cs="Calibri"/>
                <w:color w:val="000000"/>
                <w:sz w:val="22"/>
                <w:szCs w:val="22"/>
              </w:rPr>
            </w:pPr>
            <w:r>
              <w:rPr>
                <w:rFonts w:ascii="Calibri" w:hAnsi="Calibri" w:cs="Calibri"/>
                <w:color w:val="000000"/>
                <w:sz w:val="22"/>
                <w:szCs w:val="22"/>
              </w:rPr>
              <w:t>335</w:t>
            </w:r>
          </w:p>
        </w:tc>
      </w:tr>
      <w:tr w:rsidR="008074AA" w:rsidRPr="004F7308" w14:paraId="45C14003" w14:textId="77777777" w:rsidTr="00F73A72">
        <w:trPr>
          <w:trHeight w:val="288"/>
        </w:trPr>
        <w:tc>
          <w:tcPr>
            <w:tcW w:w="8060" w:type="dxa"/>
            <w:tcBorders>
              <w:top w:val="nil"/>
              <w:left w:val="nil"/>
              <w:bottom w:val="nil"/>
              <w:right w:val="nil"/>
            </w:tcBorders>
            <w:shd w:val="clear" w:color="auto" w:fill="auto"/>
            <w:noWrap/>
            <w:vAlign w:val="bottom"/>
            <w:hideMark/>
          </w:tcPr>
          <w:p w14:paraId="4BBD97ED" w14:textId="525779BA" w:rsidR="008074AA" w:rsidRPr="004F7308" w:rsidRDefault="008074AA" w:rsidP="008074AA">
            <w:pPr>
              <w:rPr>
                <w:rFonts w:ascii="Calibri" w:eastAsia="Times New Roman" w:hAnsi="Calibri" w:cs="Calibri"/>
                <w:color w:val="000000"/>
                <w:sz w:val="22"/>
                <w:szCs w:val="22"/>
              </w:rPr>
            </w:pPr>
            <w:r>
              <w:rPr>
                <w:rFonts w:ascii="Calibri" w:hAnsi="Calibri" w:cs="Calibri"/>
                <w:color w:val="000000"/>
                <w:sz w:val="22"/>
                <w:szCs w:val="22"/>
              </w:rPr>
              <w:t>FATTY CHANGE</w:t>
            </w:r>
          </w:p>
        </w:tc>
        <w:tc>
          <w:tcPr>
            <w:tcW w:w="1168" w:type="dxa"/>
            <w:tcBorders>
              <w:top w:val="nil"/>
              <w:left w:val="nil"/>
              <w:bottom w:val="nil"/>
              <w:right w:val="nil"/>
            </w:tcBorders>
            <w:shd w:val="clear" w:color="auto" w:fill="auto"/>
            <w:noWrap/>
            <w:vAlign w:val="bottom"/>
            <w:hideMark/>
          </w:tcPr>
          <w:p w14:paraId="437A4BF8" w14:textId="00E5BD8D" w:rsidR="008074AA" w:rsidRPr="004F7308" w:rsidRDefault="008074AA" w:rsidP="008074AA">
            <w:pPr>
              <w:jc w:val="right"/>
              <w:rPr>
                <w:rFonts w:ascii="Calibri" w:eastAsia="Times New Roman" w:hAnsi="Calibri" w:cs="Calibri"/>
                <w:color w:val="000000"/>
                <w:sz w:val="22"/>
                <w:szCs w:val="22"/>
              </w:rPr>
            </w:pPr>
            <w:r>
              <w:rPr>
                <w:rFonts w:ascii="Calibri" w:hAnsi="Calibri" w:cs="Calibri"/>
                <w:color w:val="000000"/>
                <w:sz w:val="22"/>
                <w:szCs w:val="22"/>
              </w:rPr>
              <w:t>325</w:t>
            </w:r>
          </w:p>
        </w:tc>
      </w:tr>
      <w:tr w:rsidR="008074AA" w:rsidRPr="004F7308" w14:paraId="0D9B0A5D" w14:textId="77777777" w:rsidTr="00F73A72">
        <w:trPr>
          <w:trHeight w:val="288"/>
        </w:trPr>
        <w:tc>
          <w:tcPr>
            <w:tcW w:w="8060" w:type="dxa"/>
            <w:tcBorders>
              <w:top w:val="nil"/>
              <w:left w:val="nil"/>
              <w:bottom w:val="nil"/>
              <w:right w:val="nil"/>
            </w:tcBorders>
            <w:shd w:val="clear" w:color="auto" w:fill="auto"/>
            <w:noWrap/>
            <w:vAlign w:val="bottom"/>
            <w:hideMark/>
          </w:tcPr>
          <w:p w14:paraId="21C1818B" w14:textId="08A569B2" w:rsidR="008074AA" w:rsidRPr="004F7308" w:rsidRDefault="008074AA" w:rsidP="008074AA">
            <w:pPr>
              <w:rPr>
                <w:rFonts w:ascii="Calibri" w:eastAsia="Times New Roman" w:hAnsi="Calibri" w:cs="Calibri"/>
                <w:color w:val="000000"/>
                <w:sz w:val="22"/>
                <w:szCs w:val="22"/>
              </w:rPr>
            </w:pPr>
            <w:r>
              <w:rPr>
                <w:rFonts w:ascii="Calibri" w:hAnsi="Calibri" w:cs="Calibri"/>
                <w:color w:val="000000"/>
                <w:sz w:val="22"/>
                <w:szCs w:val="22"/>
              </w:rPr>
              <w:t>MICROGRANULOMA</w:t>
            </w:r>
          </w:p>
        </w:tc>
        <w:tc>
          <w:tcPr>
            <w:tcW w:w="1168" w:type="dxa"/>
            <w:tcBorders>
              <w:top w:val="nil"/>
              <w:left w:val="nil"/>
              <w:bottom w:val="nil"/>
              <w:right w:val="nil"/>
            </w:tcBorders>
            <w:shd w:val="clear" w:color="auto" w:fill="auto"/>
            <w:noWrap/>
            <w:vAlign w:val="bottom"/>
            <w:hideMark/>
          </w:tcPr>
          <w:p w14:paraId="17936BCB" w14:textId="4CD4903B" w:rsidR="008074AA" w:rsidRPr="004F7308" w:rsidRDefault="008074AA" w:rsidP="008074AA">
            <w:pPr>
              <w:jc w:val="right"/>
              <w:rPr>
                <w:rFonts w:ascii="Calibri" w:eastAsia="Times New Roman" w:hAnsi="Calibri" w:cs="Calibri"/>
                <w:color w:val="000000"/>
                <w:sz w:val="22"/>
                <w:szCs w:val="22"/>
              </w:rPr>
            </w:pPr>
            <w:r>
              <w:rPr>
                <w:rFonts w:ascii="Calibri" w:hAnsi="Calibri" w:cs="Calibri"/>
                <w:color w:val="000000"/>
                <w:sz w:val="22"/>
                <w:szCs w:val="22"/>
              </w:rPr>
              <w:t>313</w:t>
            </w:r>
          </w:p>
        </w:tc>
      </w:tr>
      <w:tr w:rsidR="008074AA" w:rsidRPr="004F7308" w14:paraId="7C167B8F" w14:textId="77777777" w:rsidTr="00F73A72">
        <w:trPr>
          <w:trHeight w:val="288"/>
        </w:trPr>
        <w:tc>
          <w:tcPr>
            <w:tcW w:w="8060" w:type="dxa"/>
            <w:tcBorders>
              <w:top w:val="nil"/>
              <w:left w:val="nil"/>
              <w:bottom w:val="nil"/>
              <w:right w:val="nil"/>
            </w:tcBorders>
            <w:shd w:val="clear" w:color="auto" w:fill="auto"/>
            <w:noWrap/>
            <w:vAlign w:val="bottom"/>
            <w:hideMark/>
          </w:tcPr>
          <w:p w14:paraId="0FE94D6E" w14:textId="11AE001D" w:rsidR="008074AA" w:rsidRPr="004F7308" w:rsidRDefault="008074AA" w:rsidP="008074AA">
            <w:pPr>
              <w:rPr>
                <w:rFonts w:ascii="Calibri" w:eastAsia="Times New Roman" w:hAnsi="Calibri" w:cs="Calibri"/>
                <w:color w:val="000000"/>
                <w:sz w:val="22"/>
                <w:szCs w:val="22"/>
              </w:rPr>
            </w:pPr>
            <w:r>
              <w:rPr>
                <w:rFonts w:ascii="Calibri" w:hAnsi="Calibri" w:cs="Calibri"/>
                <w:color w:val="000000"/>
                <w:sz w:val="22"/>
                <w:szCs w:val="22"/>
              </w:rPr>
              <w:t>FOCUS OF CELLULAR ALTERATION, BASOPHILIC</w:t>
            </w:r>
          </w:p>
        </w:tc>
        <w:tc>
          <w:tcPr>
            <w:tcW w:w="1168" w:type="dxa"/>
            <w:tcBorders>
              <w:top w:val="nil"/>
              <w:left w:val="nil"/>
              <w:bottom w:val="nil"/>
              <w:right w:val="nil"/>
            </w:tcBorders>
            <w:shd w:val="clear" w:color="auto" w:fill="auto"/>
            <w:noWrap/>
            <w:vAlign w:val="bottom"/>
            <w:hideMark/>
          </w:tcPr>
          <w:p w14:paraId="044C3EEB" w14:textId="5B471E11" w:rsidR="008074AA" w:rsidRPr="004F7308" w:rsidRDefault="008074AA" w:rsidP="008074AA">
            <w:pPr>
              <w:jc w:val="right"/>
              <w:rPr>
                <w:rFonts w:ascii="Calibri" w:eastAsia="Times New Roman" w:hAnsi="Calibri" w:cs="Calibri"/>
                <w:color w:val="000000"/>
                <w:sz w:val="22"/>
                <w:szCs w:val="22"/>
              </w:rPr>
            </w:pPr>
            <w:r>
              <w:rPr>
                <w:rFonts w:ascii="Calibri" w:hAnsi="Calibri" w:cs="Calibri"/>
                <w:color w:val="000000"/>
                <w:sz w:val="22"/>
                <w:szCs w:val="22"/>
              </w:rPr>
              <w:t>303</w:t>
            </w:r>
          </w:p>
        </w:tc>
      </w:tr>
      <w:tr w:rsidR="008074AA" w:rsidRPr="004F7308" w14:paraId="46FD7CE1" w14:textId="77777777" w:rsidTr="00F73A72">
        <w:trPr>
          <w:trHeight w:val="288"/>
        </w:trPr>
        <w:tc>
          <w:tcPr>
            <w:tcW w:w="8060" w:type="dxa"/>
            <w:tcBorders>
              <w:top w:val="nil"/>
              <w:left w:val="nil"/>
              <w:bottom w:val="nil"/>
              <w:right w:val="nil"/>
            </w:tcBorders>
            <w:shd w:val="clear" w:color="auto" w:fill="auto"/>
            <w:noWrap/>
            <w:vAlign w:val="bottom"/>
          </w:tcPr>
          <w:p w14:paraId="49D03F4D" w14:textId="4A01E1E1" w:rsidR="008074AA" w:rsidRPr="003B5129" w:rsidRDefault="008074AA" w:rsidP="008074AA">
            <w:r>
              <w:rPr>
                <w:rFonts w:ascii="Calibri" w:hAnsi="Calibri" w:cs="Calibri"/>
                <w:color w:val="000000"/>
                <w:sz w:val="22"/>
                <w:szCs w:val="22"/>
              </w:rPr>
              <w:t>INFILTRATION, MONONUCLEAR CELL</w:t>
            </w:r>
          </w:p>
        </w:tc>
        <w:tc>
          <w:tcPr>
            <w:tcW w:w="1168" w:type="dxa"/>
            <w:tcBorders>
              <w:top w:val="nil"/>
              <w:left w:val="nil"/>
              <w:bottom w:val="nil"/>
              <w:right w:val="nil"/>
            </w:tcBorders>
            <w:shd w:val="clear" w:color="auto" w:fill="auto"/>
            <w:noWrap/>
            <w:vAlign w:val="bottom"/>
          </w:tcPr>
          <w:p w14:paraId="55194F21" w14:textId="45435087" w:rsidR="008074AA" w:rsidRPr="003B5129" w:rsidRDefault="008074AA" w:rsidP="008074AA">
            <w:pPr>
              <w:jc w:val="right"/>
            </w:pPr>
            <w:r>
              <w:rPr>
                <w:rFonts w:ascii="Calibri" w:hAnsi="Calibri" w:cs="Calibri"/>
                <w:color w:val="000000"/>
                <w:sz w:val="22"/>
                <w:szCs w:val="22"/>
              </w:rPr>
              <w:t>280</w:t>
            </w:r>
          </w:p>
        </w:tc>
      </w:tr>
      <w:tr w:rsidR="008074AA" w:rsidRPr="004F7308" w14:paraId="67323077" w14:textId="77777777" w:rsidTr="00F73A72">
        <w:trPr>
          <w:trHeight w:val="288"/>
        </w:trPr>
        <w:tc>
          <w:tcPr>
            <w:tcW w:w="8060" w:type="dxa"/>
            <w:tcBorders>
              <w:top w:val="nil"/>
              <w:left w:val="nil"/>
              <w:bottom w:val="nil"/>
              <w:right w:val="nil"/>
            </w:tcBorders>
            <w:shd w:val="clear" w:color="auto" w:fill="auto"/>
            <w:noWrap/>
            <w:vAlign w:val="bottom"/>
          </w:tcPr>
          <w:p w14:paraId="05ACA00E" w14:textId="42751213" w:rsidR="008074AA" w:rsidRPr="003B5129" w:rsidRDefault="008074AA" w:rsidP="008074AA">
            <w:r>
              <w:rPr>
                <w:rFonts w:ascii="Calibri" w:hAnsi="Calibri" w:cs="Calibri"/>
                <w:color w:val="000000"/>
                <w:sz w:val="22"/>
                <w:szCs w:val="22"/>
              </w:rPr>
              <w:t>INFILTRATE MONONUCLEAR</w:t>
            </w:r>
          </w:p>
        </w:tc>
        <w:tc>
          <w:tcPr>
            <w:tcW w:w="1168" w:type="dxa"/>
            <w:tcBorders>
              <w:top w:val="nil"/>
              <w:left w:val="nil"/>
              <w:bottom w:val="nil"/>
              <w:right w:val="nil"/>
            </w:tcBorders>
            <w:shd w:val="clear" w:color="auto" w:fill="auto"/>
            <w:noWrap/>
            <w:vAlign w:val="bottom"/>
          </w:tcPr>
          <w:p w14:paraId="4A84E42B" w14:textId="2043443D" w:rsidR="008074AA" w:rsidRPr="003B5129" w:rsidRDefault="008074AA" w:rsidP="008074AA">
            <w:pPr>
              <w:jc w:val="right"/>
            </w:pPr>
            <w:r>
              <w:rPr>
                <w:rFonts w:ascii="Calibri" w:hAnsi="Calibri" w:cs="Calibri"/>
                <w:color w:val="000000"/>
                <w:sz w:val="22"/>
                <w:szCs w:val="22"/>
              </w:rPr>
              <w:t>271</w:t>
            </w:r>
          </w:p>
        </w:tc>
      </w:tr>
      <w:tr w:rsidR="008074AA" w:rsidRPr="004F7308" w14:paraId="40C1F0E1" w14:textId="77777777" w:rsidTr="00F73A72">
        <w:trPr>
          <w:trHeight w:val="288"/>
        </w:trPr>
        <w:tc>
          <w:tcPr>
            <w:tcW w:w="8060" w:type="dxa"/>
            <w:tcBorders>
              <w:top w:val="nil"/>
              <w:left w:val="nil"/>
              <w:bottom w:val="nil"/>
              <w:right w:val="nil"/>
            </w:tcBorders>
            <w:shd w:val="clear" w:color="auto" w:fill="auto"/>
            <w:noWrap/>
            <w:vAlign w:val="bottom"/>
          </w:tcPr>
          <w:p w14:paraId="65A926EE" w14:textId="4F9D89C3" w:rsidR="008074AA" w:rsidRPr="003B5129" w:rsidRDefault="008074AA" w:rsidP="008074AA">
            <w:r>
              <w:rPr>
                <w:rFonts w:ascii="Calibri" w:hAnsi="Calibri" w:cs="Calibri"/>
                <w:color w:val="000000"/>
                <w:sz w:val="22"/>
                <w:szCs w:val="22"/>
              </w:rPr>
              <w:t>VACUOLATION, HEPATOCYTE, PERIPORTAL</w:t>
            </w:r>
          </w:p>
        </w:tc>
        <w:tc>
          <w:tcPr>
            <w:tcW w:w="1168" w:type="dxa"/>
            <w:tcBorders>
              <w:top w:val="nil"/>
              <w:left w:val="nil"/>
              <w:bottom w:val="nil"/>
              <w:right w:val="nil"/>
            </w:tcBorders>
            <w:shd w:val="clear" w:color="auto" w:fill="auto"/>
            <w:noWrap/>
            <w:vAlign w:val="bottom"/>
          </w:tcPr>
          <w:p w14:paraId="254770DF" w14:textId="69BAE11E" w:rsidR="008074AA" w:rsidRPr="003B5129" w:rsidRDefault="008074AA" w:rsidP="008074AA">
            <w:pPr>
              <w:jc w:val="right"/>
            </w:pPr>
            <w:r>
              <w:rPr>
                <w:rFonts w:ascii="Calibri" w:hAnsi="Calibri" w:cs="Calibri"/>
                <w:color w:val="000000"/>
                <w:sz w:val="22"/>
                <w:szCs w:val="22"/>
              </w:rPr>
              <w:t>266</w:t>
            </w:r>
          </w:p>
        </w:tc>
      </w:tr>
      <w:tr w:rsidR="008074AA" w:rsidRPr="004F7308" w14:paraId="7A22B91C" w14:textId="77777777" w:rsidTr="00F73A72">
        <w:trPr>
          <w:trHeight w:val="288"/>
        </w:trPr>
        <w:tc>
          <w:tcPr>
            <w:tcW w:w="8060" w:type="dxa"/>
            <w:tcBorders>
              <w:top w:val="nil"/>
              <w:left w:val="nil"/>
              <w:bottom w:val="nil"/>
              <w:right w:val="nil"/>
            </w:tcBorders>
            <w:shd w:val="clear" w:color="auto" w:fill="auto"/>
            <w:noWrap/>
            <w:vAlign w:val="bottom"/>
          </w:tcPr>
          <w:p w14:paraId="6B42C7B8" w14:textId="415B2F97" w:rsidR="008074AA" w:rsidRPr="003B5129" w:rsidRDefault="008074AA" w:rsidP="008074AA">
            <w:r>
              <w:rPr>
                <w:rFonts w:ascii="Calibri" w:hAnsi="Calibri" w:cs="Calibri"/>
                <w:color w:val="000000"/>
                <w:sz w:val="22"/>
                <w:szCs w:val="22"/>
              </w:rPr>
              <w:t>INFILTRATE, LYMPHOCYTES/MACROPHAGES</w:t>
            </w:r>
          </w:p>
        </w:tc>
        <w:tc>
          <w:tcPr>
            <w:tcW w:w="1168" w:type="dxa"/>
            <w:tcBorders>
              <w:top w:val="nil"/>
              <w:left w:val="nil"/>
              <w:bottom w:val="nil"/>
              <w:right w:val="nil"/>
            </w:tcBorders>
            <w:shd w:val="clear" w:color="auto" w:fill="auto"/>
            <w:noWrap/>
            <w:vAlign w:val="bottom"/>
          </w:tcPr>
          <w:p w14:paraId="7BF4D1D4" w14:textId="623D78B6" w:rsidR="008074AA" w:rsidRPr="003B5129" w:rsidRDefault="008074AA" w:rsidP="008074AA">
            <w:pPr>
              <w:jc w:val="right"/>
            </w:pPr>
            <w:r>
              <w:rPr>
                <w:rFonts w:ascii="Calibri" w:hAnsi="Calibri" w:cs="Calibri"/>
                <w:color w:val="000000"/>
                <w:sz w:val="22"/>
                <w:szCs w:val="22"/>
              </w:rPr>
              <w:t>219</w:t>
            </w:r>
          </w:p>
        </w:tc>
      </w:tr>
      <w:tr w:rsidR="008074AA" w:rsidRPr="004F7308" w14:paraId="531945E3" w14:textId="77777777" w:rsidTr="00F73A72">
        <w:trPr>
          <w:trHeight w:val="288"/>
        </w:trPr>
        <w:tc>
          <w:tcPr>
            <w:tcW w:w="8060" w:type="dxa"/>
            <w:tcBorders>
              <w:top w:val="nil"/>
              <w:left w:val="nil"/>
              <w:bottom w:val="nil"/>
              <w:right w:val="nil"/>
            </w:tcBorders>
            <w:shd w:val="clear" w:color="auto" w:fill="auto"/>
            <w:noWrap/>
            <w:vAlign w:val="bottom"/>
          </w:tcPr>
          <w:p w14:paraId="75F4931B" w14:textId="7E8F663E" w:rsidR="008074AA" w:rsidRPr="003B5129" w:rsidRDefault="008074AA" w:rsidP="008074AA">
            <w:r>
              <w:rPr>
                <w:rFonts w:ascii="Calibri" w:hAnsi="Calibri" w:cs="Calibri"/>
                <w:color w:val="000000"/>
                <w:sz w:val="22"/>
                <w:szCs w:val="22"/>
              </w:rPr>
              <w:t>CYTOPLASMIC ALTERATION</w:t>
            </w:r>
          </w:p>
        </w:tc>
        <w:tc>
          <w:tcPr>
            <w:tcW w:w="1168" w:type="dxa"/>
            <w:tcBorders>
              <w:top w:val="nil"/>
              <w:left w:val="nil"/>
              <w:bottom w:val="nil"/>
              <w:right w:val="nil"/>
            </w:tcBorders>
            <w:shd w:val="clear" w:color="auto" w:fill="auto"/>
            <w:noWrap/>
            <w:vAlign w:val="bottom"/>
          </w:tcPr>
          <w:p w14:paraId="42BC7675" w14:textId="5E525760" w:rsidR="008074AA" w:rsidRPr="003B5129" w:rsidRDefault="008074AA" w:rsidP="008074AA">
            <w:pPr>
              <w:jc w:val="right"/>
            </w:pPr>
            <w:r>
              <w:rPr>
                <w:rFonts w:ascii="Calibri" w:hAnsi="Calibri" w:cs="Calibri"/>
                <w:color w:val="000000"/>
                <w:sz w:val="22"/>
                <w:szCs w:val="22"/>
              </w:rPr>
              <w:t>214</w:t>
            </w:r>
          </w:p>
        </w:tc>
      </w:tr>
    </w:tbl>
    <w:p w14:paraId="5CD002B2" w14:textId="4BBE1126" w:rsidR="00B438D8" w:rsidRDefault="00B438D8" w:rsidP="004F7308">
      <w:pPr>
        <w:pStyle w:val="BMSBodyText"/>
        <w:spacing w:after="240" w:line="480" w:lineRule="auto"/>
      </w:pPr>
    </w:p>
    <w:tbl>
      <w:tblPr>
        <w:tblW w:w="7107" w:type="dxa"/>
        <w:tblLook w:val="04A0" w:firstRow="1" w:lastRow="0" w:firstColumn="1" w:lastColumn="0" w:noHBand="0" w:noVBand="1"/>
      </w:tblPr>
      <w:tblGrid>
        <w:gridCol w:w="1323"/>
        <w:gridCol w:w="5784"/>
      </w:tblGrid>
      <w:tr w:rsidR="00D7330E" w:rsidRPr="00D7330E" w14:paraId="4E5B5983" w14:textId="77777777" w:rsidTr="00807122">
        <w:trPr>
          <w:trHeight w:val="288"/>
        </w:trPr>
        <w:tc>
          <w:tcPr>
            <w:tcW w:w="7107" w:type="dxa"/>
            <w:gridSpan w:val="2"/>
            <w:tcBorders>
              <w:top w:val="nil"/>
              <w:left w:val="nil"/>
              <w:bottom w:val="nil"/>
              <w:right w:val="nil"/>
            </w:tcBorders>
            <w:shd w:val="clear" w:color="auto" w:fill="auto"/>
            <w:noWrap/>
            <w:vAlign w:val="bottom"/>
            <w:hideMark/>
          </w:tcPr>
          <w:p w14:paraId="4A237C10" w14:textId="3F1EB604" w:rsidR="00D7330E" w:rsidRPr="00D7330E" w:rsidRDefault="00D7330E" w:rsidP="00D7330E">
            <w:pPr>
              <w:rPr>
                <w:rFonts w:ascii="Calibri" w:eastAsia="Times New Roman" w:hAnsi="Calibri" w:cs="Calibri"/>
                <w:b/>
                <w:color w:val="000000"/>
                <w:sz w:val="22"/>
                <w:szCs w:val="22"/>
              </w:rPr>
            </w:pPr>
            <w:r w:rsidRPr="00D7330E">
              <w:rPr>
                <w:rFonts w:ascii="Calibri" w:eastAsia="Times New Roman" w:hAnsi="Calibri" w:cs="Calibri"/>
                <w:b/>
                <w:color w:val="000000"/>
                <w:sz w:val="22"/>
                <w:szCs w:val="22"/>
              </w:rPr>
              <w:t xml:space="preserve">Table 2. </w:t>
            </w:r>
            <w:r w:rsidRPr="00851623">
              <w:rPr>
                <w:rFonts w:ascii="Calibri" w:eastAsia="Times New Roman" w:hAnsi="Calibri" w:cs="Calibri"/>
                <w:color w:val="000000"/>
                <w:sz w:val="22"/>
                <w:szCs w:val="22"/>
              </w:rPr>
              <w:t xml:space="preserve">Regular expressions used to capture SEND findings </w:t>
            </w:r>
            <w:r w:rsidR="00807122" w:rsidRPr="00851623">
              <w:rPr>
                <w:rFonts w:ascii="Calibri" w:eastAsia="Times New Roman" w:hAnsi="Calibri" w:cs="Calibri"/>
                <w:color w:val="000000"/>
                <w:sz w:val="22"/>
                <w:szCs w:val="22"/>
              </w:rPr>
              <w:t>indicative</w:t>
            </w:r>
            <w:r w:rsidRPr="00851623">
              <w:rPr>
                <w:rFonts w:ascii="Calibri" w:eastAsia="Times New Roman" w:hAnsi="Calibri" w:cs="Calibri"/>
                <w:color w:val="000000"/>
                <w:sz w:val="22"/>
                <w:szCs w:val="22"/>
              </w:rPr>
              <w:t xml:space="preserve"> of liver disease.</w:t>
            </w:r>
            <w:r w:rsidRPr="00D7330E">
              <w:rPr>
                <w:rFonts w:ascii="Calibri" w:eastAsia="Times New Roman" w:hAnsi="Calibri" w:cs="Calibri"/>
                <w:b/>
                <w:color w:val="000000"/>
                <w:sz w:val="22"/>
                <w:szCs w:val="22"/>
              </w:rPr>
              <w:t xml:space="preserve"> </w:t>
            </w:r>
          </w:p>
        </w:tc>
      </w:tr>
      <w:tr w:rsidR="00D7330E" w:rsidRPr="00D7330E" w14:paraId="41DB2360" w14:textId="77777777" w:rsidTr="00807122">
        <w:trPr>
          <w:trHeight w:val="288"/>
        </w:trPr>
        <w:tc>
          <w:tcPr>
            <w:tcW w:w="1323" w:type="dxa"/>
            <w:tcBorders>
              <w:top w:val="nil"/>
              <w:left w:val="nil"/>
              <w:bottom w:val="nil"/>
              <w:right w:val="nil"/>
            </w:tcBorders>
            <w:shd w:val="clear" w:color="auto" w:fill="auto"/>
            <w:noWrap/>
            <w:vAlign w:val="bottom"/>
            <w:hideMark/>
          </w:tcPr>
          <w:p w14:paraId="2185DF6B" w14:textId="77777777" w:rsidR="00D7330E" w:rsidRPr="00D7330E" w:rsidRDefault="00D7330E" w:rsidP="00D7330E">
            <w:pPr>
              <w:rPr>
                <w:rFonts w:ascii="Calibri" w:eastAsia="Times New Roman" w:hAnsi="Calibri" w:cs="Calibri"/>
                <w:b/>
                <w:color w:val="000000"/>
                <w:sz w:val="22"/>
                <w:szCs w:val="22"/>
              </w:rPr>
            </w:pPr>
            <w:r w:rsidRPr="00D7330E">
              <w:rPr>
                <w:rFonts w:ascii="Calibri" w:eastAsia="Times New Roman" w:hAnsi="Calibri" w:cs="Calibri"/>
                <w:b/>
                <w:color w:val="000000"/>
                <w:sz w:val="22"/>
                <w:szCs w:val="22"/>
              </w:rPr>
              <w:t>Disease</w:t>
            </w:r>
          </w:p>
        </w:tc>
        <w:tc>
          <w:tcPr>
            <w:tcW w:w="5780" w:type="dxa"/>
            <w:tcBorders>
              <w:top w:val="nil"/>
              <w:left w:val="nil"/>
              <w:bottom w:val="nil"/>
              <w:right w:val="nil"/>
            </w:tcBorders>
            <w:shd w:val="clear" w:color="auto" w:fill="auto"/>
            <w:noWrap/>
            <w:vAlign w:val="bottom"/>
            <w:hideMark/>
          </w:tcPr>
          <w:p w14:paraId="27D8C3C5" w14:textId="77777777" w:rsidR="00D7330E" w:rsidRPr="00D7330E" w:rsidRDefault="00D7330E" w:rsidP="00D7330E">
            <w:pPr>
              <w:rPr>
                <w:rFonts w:ascii="Calibri" w:eastAsia="Times New Roman" w:hAnsi="Calibri" w:cs="Calibri"/>
                <w:b/>
                <w:color w:val="000000"/>
                <w:sz w:val="22"/>
                <w:szCs w:val="22"/>
              </w:rPr>
            </w:pPr>
            <w:r w:rsidRPr="00D7330E">
              <w:rPr>
                <w:rFonts w:ascii="Calibri" w:eastAsia="Times New Roman" w:hAnsi="Calibri" w:cs="Calibri"/>
                <w:b/>
                <w:color w:val="000000"/>
                <w:sz w:val="22"/>
                <w:szCs w:val="22"/>
              </w:rPr>
              <w:t xml:space="preserve">Regular Expression </w:t>
            </w:r>
          </w:p>
        </w:tc>
      </w:tr>
      <w:tr w:rsidR="00D7330E" w:rsidRPr="00D7330E" w14:paraId="53F6F821" w14:textId="77777777" w:rsidTr="00807122">
        <w:trPr>
          <w:trHeight w:val="288"/>
        </w:trPr>
        <w:tc>
          <w:tcPr>
            <w:tcW w:w="1323" w:type="dxa"/>
            <w:tcBorders>
              <w:top w:val="nil"/>
              <w:left w:val="nil"/>
              <w:bottom w:val="nil"/>
              <w:right w:val="nil"/>
            </w:tcBorders>
            <w:shd w:val="clear" w:color="auto" w:fill="auto"/>
            <w:noWrap/>
            <w:vAlign w:val="bottom"/>
            <w:hideMark/>
          </w:tcPr>
          <w:p w14:paraId="0EE8E64E" w14:textId="21578E9A" w:rsidR="00D7330E" w:rsidRPr="00D7330E" w:rsidRDefault="0079788C" w:rsidP="00D7330E">
            <w:pPr>
              <w:rPr>
                <w:rFonts w:ascii="Calibri" w:eastAsia="Times New Roman" w:hAnsi="Calibri" w:cs="Calibri"/>
                <w:color w:val="000000"/>
                <w:sz w:val="22"/>
                <w:szCs w:val="22"/>
              </w:rPr>
            </w:pPr>
            <w:r w:rsidRPr="00D7330E">
              <w:rPr>
                <w:rFonts w:ascii="Calibri" w:eastAsia="Times New Roman" w:hAnsi="Calibri" w:cs="Calibri"/>
                <w:color w:val="000000"/>
                <w:sz w:val="22"/>
                <w:szCs w:val="22"/>
              </w:rPr>
              <w:lastRenderedPageBreak/>
              <w:t>Cholestasis</w:t>
            </w:r>
          </w:p>
        </w:tc>
        <w:tc>
          <w:tcPr>
            <w:tcW w:w="5780" w:type="dxa"/>
            <w:tcBorders>
              <w:top w:val="nil"/>
              <w:left w:val="nil"/>
              <w:bottom w:val="nil"/>
              <w:right w:val="nil"/>
            </w:tcBorders>
            <w:shd w:val="clear" w:color="auto" w:fill="auto"/>
            <w:noWrap/>
            <w:vAlign w:val="bottom"/>
            <w:hideMark/>
          </w:tcPr>
          <w:p w14:paraId="17D7FC4E" w14:textId="77777777" w:rsidR="00D7330E" w:rsidRPr="00D7330E" w:rsidRDefault="00D7330E" w:rsidP="00D7330E">
            <w:pPr>
              <w:rPr>
                <w:rFonts w:ascii="Calibri" w:eastAsia="Times New Roman" w:hAnsi="Calibri" w:cs="Calibri"/>
                <w:color w:val="000000"/>
                <w:sz w:val="22"/>
                <w:szCs w:val="22"/>
              </w:rPr>
            </w:pPr>
            <w:proofErr w:type="spellStart"/>
            <w:r w:rsidRPr="00D7330E">
              <w:rPr>
                <w:rFonts w:ascii="Calibri" w:eastAsia="Times New Roman" w:hAnsi="Calibri" w:cs="Calibri"/>
                <w:color w:val="000000"/>
                <w:sz w:val="22"/>
                <w:szCs w:val="22"/>
              </w:rPr>
              <w:t>chol</w:t>
            </w:r>
            <w:proofErr w:type="spellEnd"/>
            <w:r w:rsidRPr="00D7330E">
              <w:rPr>
                <w:rFonts w:ascii="Calibri" w:eastAsia="Times New Roman" w:hAnsi="Calibri" w:cs="Calibri"/>
                <w:color w:val="000000"/>
                <w:sz w:val="22"/>
                <w:szCs w:val="22"/>
              </w:rPr>
              <w:t>(</w:t>
            </w:r>
            <w:proofErr w:type="spellStart"/>
            <w:r w:rsidRPr="00D7330E">
              <w:rPr>
                <w:rFonts w:ascii="Calibri" w:eastAsia="Times New Roman" w:hAnsi="Calibri" w:cs="Calibri"/>
                <w:color w:val="000000"/>
                <w:sz w:val="22"/>
                <w:szCs w:val="22"/>
              </w:rPr>
              <w:t>e|o|a</w:t>
            </w:r>
            <w:proofErr w:type="spellEnd"/>
            <w:r w:rsidRPr="00D7330E">
              <w:rPr>
                <w:rFonts w:ascii="Calibri" w:eastAsia="Times New Roman" w:hAnsi="Calibri" w:cs="Calibri"/>
                <w:color w:val="000000"/>
                <w:sz w:val="22"/>
                <w:szCs w:val="22"/>
              </w:rPr>
              <w:t>)|</w:t>
            </w:r>
            <w:proofErr w:type="spellStart"/>
            <w:r w:rsidRPr="00D7330E">
              <w:rPr>
                <w:rFonts w:ascii="Calibri" w:eastAsia="Times New Roman" w:hAnsi="Calibri" w:cs="Calibri"/>
                <w:color w:val="000000"/>
                <w:sz w:val="22"/>
                <w:szCs w:val="22"/>
              </w:rPr>
              <w:t>bil</w:t>
            </w:r>
            <w:proofErr w:type="spellEnd"/>
            <w:r w:rsidRPr="00D7330E">
              <w:rPr>
                <w:rFonts w:ascii="Calibri" w:eastAsia="Times New Roman" w:hAnsi="Calibri" w:cs="Calibri"/>
                <w:color w:val="000000"/>
                <w:sz w:val="22"/>
                <w:szCs w:val="22"/>
              </w:rPr>
              <w:t>(</w:t>
            </w:r>
            <w:proofErr w:type="spellStart"/>
            <w:r w:rsidRPr="00D7330E">
              <w:rPr>
                <w:rFonts w:ascii="Calibri" w:eastAsia="Times New Roman" w:hAnsi="Calibri" w:cs="Calibri"/>
                <w:color w:val="000000"/>
                <w:sz w:val="22"/>
                <w:szCs w:val="22"/>
              </w:rPr>
              <w:t>i|e</w:t>
            </w:r>
            <w:proofErr w:type="spellEnd"/>
            <w:r w:rsidRPr="00D7330E">
              <w:rPr>
                <w:rFonts w:ascii="Calibri" w:eastAsia="Times New Roman" w:hAnsi="Calibri" w:cs="Calibri"/>
                <w:color w:val="000000"/>
                <w:sz w:val="22"/>
                <w:szCs w:val="22"/>
              </w:rPr>
              <w:t>)</w:t>
            </w:r>
          </w:p>
        </w:tc>
      </w:tr>
      <w:tr w:rsidR="00D7330E" w:rsidRPr="00D7330E" w14:paraId="3BE1312C" w14:textId="77777777" w:rsidTr="00807122">
        <w:trPr>
          <w:trHeight w:val="288"/>
        </w:trPr>
        <w:tc>
          <w:tcPr>
            <w:tcW w:w="1323" w:type="dxa"/>
            <w:tcBorders>
              <w:top w:val="nil"/>
              <w:left w:val="nil"/>
              <w:bottom w:val="nil"/>
              <w:right w:val="nil"/>
            </w:tcBorders>
            <w:shd w:val="clear" w:color="auto" w:fill="auto"/>
            <w:noWrap/>
            <w:vAlign w:val="bottom"/>
            <w:hideMark/>
          </w:tcPr>
          <w:p w14:paraId="4499E1E1" w14:textId="37066A76" w:rsidR="00D7330E" w:rsidRPr="00D7330E" w:rsidRDefault="0079788C" w:rsidP="00D7330E">
            <w:pPr>
              <w:rPr>
                <w:rFonts w:ascii="Calibri" w:eastAsia="Times New Roman" w:hAnsi="Calibri" w:cs="Calibri"/>
                <w:color w:val="000000"/>
                <w:sz w:val="22"/>
                <w:szCs w:val="22"/>
              </w:rPr>
            </w:pPr>
            <w:r w:rsidRPr="00D7330E">
              <w:rPr>
                <w:rFonts w:ascii="Calibri" w:eastAsia="Times New Roman" w:hAnsi="Calibri" w:cs="Calibri"/>
                <w:color w:val="000000"/>
                <w:sz w:val="22"/>
                <w:szCs w:val="22"/>
              </w:rPr>
              <w:t>Steatosis</w:t>
            </w:r>
          </w:p>
        </w:tc>
        <w:tc>
          <w:tcPr>
            <w:tcW w:w="5780" w:type="dxa"/>
            <w:tcBorders>
              <w:top w:val="nil"/>
              <w:left w:val="nil"/>
              <w:bottom w:val="nil"/>
              <w:right w:val="nil"/>
            </w:tcBorders>
            <w:shd w:val="clear" w:color="auto" w:fill="auto"/>
            <w:noWrap/>
            <w:vAlign w:val="bottom"/>
            <w:hideMark/>
          </w:tcPr>
          <w:p w14:paraId="5E7B510C" w14:textId="77777777" w:rsidR="00D7330E" w:rsidRPr="00D7330E" w:rsidRDefault="00D7330E" w:rsidP="00D7330E">
            <w:pPr>
              <w:rPr>
                <w:rFonts w:ascii="Calibri" w:eastAsia="Times New Roman" w:hAnsi="Calibri" w:cs="Calibri"/>
                <w:color w:val="000000"/>
                <w:sz w:val="22"/>
                <w:szCs w:val="22"/>
              </w:rPr>
            </w:pPr>
            <w:proofErr w:type="spellStart"/>
            <w:r w:rsidRPr="00D7330E">
              <w:rPr>
                <w:rFonts w:ascii="Calibri" w:eastAsia="Times New Roman" w:hAnsi="Calibri" w:cs="Calibri"/>
                <w:color w:val="000000"/>
                <w:sz w:val="22"/>
                <w:szCs w:val="22"/>
              </w:rPr>
              <w:t>fat|lipid|vacuol|acc|steat|congest</w:t>
            </w:r>
            <w:proofErr w:type="spellEnd"/>
            <w:r w:rsidRPr="00D7330E">
              <w:rPr>
                <w:rFonts w:ascii="Calibri" w:eastAsia="Times New Roman" w:hAnsi="Calibri" w:cs="Calibri"/>
                <w:color w:val="000000"/>
                <w:sz w:val="22"/>
                <w:szCs w:val="22"/>
              </w:rPr>
              <w:t xml:space="preserve"> and NOT </w:t>
            </w:r>
            <w:proofErr w:type="spellStart"/>
            <w:r w:rsidRPr="00D7330E">
              <w:rPr>
                <w:rFonts w:ascii="Calibri" w:eastAsia="Times New Roman" w:hAnsi="Calibri" w:cs="Calibri"/>
                <w:color w:val="000000"/>
                <w:sz w:val="22"/>
                <w:szCs w:val="22"/>
              </w:rPr>
              <w:t>decreas|lower</w:t>
            </w:r>
            <w:proofErr w:type="spellEnd"/>
          </w:p>
        </w:tc>
      </w:tr>
      <w:tr w:rsidR="00D7330E" w:rsidRPr="00D7330E" w14:paraId="36D8C4B4" w14:textId="77777777" w:rsidTr="00807122">
        <w:trPr>
          <w:trHeight w:val="288"/>
        </w:trPr>
        <w:tc>
          <w:tcPr>
            <w:tcW w:w="1323" w:type="dxa"/>
            <w:tcBorders>
              <w:top w:val="nil"/>
              <w:left w:val="nil"/>
              <w:bottom w:val="nil"/>
              <w:right w:val="nil"/>
            </w:tcBorders>
            <w:shd w:val="clear" w:color="auto" w:fill="auto"/>
            <w:noWrap/>
            <w:vAlign w:val="bottom"/>
            <w:hideMark/>
          </w:tcPr>
          <w:p w14:paraId="49282978" w14:textId="77777777" w:rsidR="00D7330E" w:rsidRPr="00D7330E" w:rsidRDefault="00D7330E" w:rsidP="00D7330E">
            <w:pPr>
              <w:rPr>
                <w:rFonts w:ascii="Calibri" w:eastAsia="Times New Roman" w:hAnsi="Calibri" w:cs="Calibri"/>
                <w:color w:val="000000"/>
                <w:sz w:val="22"/>
                <w:szCs w:val="22"/>
              </w:rPr>
            </w:pPr>
            <w:r w:rsidRPr="00D7330E">
              <w:rPr>
                <w:rFonts w:ascii="Calibri" w:eastAsia="Times New Roman" w:hAnsi="Calibri" w:cs="Calibri"/>
                <w:color w:val="000000"/>
                <w:sz w:val="22"/>
                <w:szCs w:val="22"/>
              </w:rPr>
              <w:t>Necrosis</w:t>
            </w:r>
          </w:p>
        </w:tc>
        <w:tc>
          <w:tcPr>
            <w:tcW w:w="5780" w:type="dxa"/>
            <w:tcBorders>
              <w:top w:val="nil"/>
              <w:left w:val="nil"/>
              <w:bottom w:val="nil"/>
              <w:right w:val="nil"/>
            </w:tcBorders>
            <w:shd w:val="clear" w:color="auto" w:fill="auto"/>
            <w:noWrap/>
            <w:vAlign w:val="bottom"/>
            <w:hideMark/>
          </w:tcPr>
          <w:p w14:paraId="24CBBB2F" w14:textId="77777777" w:rsidR="00D7330E" w:rsidRPr="00D7330E" w:rsidRDefault="00D7330E" w:rsidP="00D7330E">
            <w:pPr>
              <w:rPr>
                <w:rFonts w:ascii="Calibri" w:eastAsia="Times New Roman" w:hAnsi="Calibri" w:cs="Calibri"/>
                <w:color w:val="000000"/>
                <w:sz w:val="22"/>
                <w:szCs w:val="22"/>
              </w:rPr>
            </w:pPr>
            <w:proofErr w:type="spellStart"/>
            <w:r w:rsidRPr="00D7330E">
              <w:rPr>
                <w:rFonts w:ascii="Calibri" w:eastAsia="Times New Roman" w:hAnsi="Calibri" w:cs="Calibri"/>
                <w:color w:val="000000"/>
                <w:sz w:val="22"/>
                <w:szCs w:val="22"/>
              </w:rPr>
              <w:t>necros|fibros|degen|atroph|apop|deplet</w:t>
            </w:r>
            <w:proofErr w:type="spellEnd"/>
          </w:p>
        </w:tc>
      </w:tr>
    </w:tbl>
    <w:p w14:paraId="55A4A9CF" w14:textId="4CB43AEF" w:rsidR="004F7308" w:rsidRDefault="004F7308" w:rsidP="004F7308">
      <w:pPr>
        <w:pStyle w:val="BMSBodyText"/>
        <w:spacing w:after="240" w:line="480" w:lineRule="auto"/>
      </w:pPr>
    </w:p>
    <w:p w14:paraId="3B77528F" w14:textId="463FA6A4" w:rsidR="003D33C2" w:rsidRDefault="00807122" w:rsidP="00FE271D">
      <w:pPr>
        <w:pStyle w:val="BMSBodyText"/>
        <w:spacing w:after="240" w:line="480" w:lineRule="auto"/>
        <w:ind w:firstLine="720"/>
      </w:pPr>
      <w:r>
        <w:t xml:space="preserve">Throughout the </w:t>
      </w:r>
      <w:r w:rsidR="008074AA">
        <w:t>39,969</w:t>
      </w:r>
      <w:r w:rsidR="003D33C2">
        <w:t xml:space="preserve"> rats</w:t>
      </w:r>
      <w:r w:rsidR="00851623">
        <w:t xml:space="preserve"> steatosis was the most prevalent</w:t>
      </w:r>
      <w:r w:rsidR="003D33C2">
        <w:t xml:space="preserve"> liver</w:t>
      </w:r>
      <w:r w:rsidR="00851623">
        <w:t xml:space="preserve"> disease</w:t>
      </w:r>
      <w:r w:rsidR="003D33C2">
        <w:t xml:space="preserve"> phenotype</w:t>
      </w:r>
      <w:r w:rsidR="00903F4A">
        <w:t xml:space="preserve"> with </w:t>
      </w:r>
      <w:r w:rsidR="009F76CC">
        <w:t>3,753</w:t>
      </w:r>
      <w:r w:rsidR="003706C8">
        <w:t xml:space="preserve"> rats. This was followed by necrosis with </w:t>
      </w:r>
      <w:r w:rsidR="009F76CC">
        <w:t>1,159</w:t>
      </w:r>
      <w:r w:rsidR="003706C8">
        <w:t xml:space="preserve"> and finally cholestasis with </w:t>
      </w:r>
      <w:r w:rsidR="009F76CC">
        <w:t>215</w:t>
      </w:r>
      <w:r w:rsidR="00BF2164">
        <w:t>.  Necrosis frequently co-occurred with steatosis and cholestasis</w:t>
      </w:r>
      <w:r w:rsidR="00433BB6">
        <w:t xml:space="preserve">.  Only </w:t>
      </w:r>
      <w:r w:rsidR="009F76CC">
        <w:t>127</w:t>
      </w:r>
      <w:r w:rsidR="00433BB6">
        <w:t xml:space="preserve"> </w:t>
      </w:r>
      <w:r w:rsidR="003D33C2">
        <w:t>rat</w:t>
      </w:r>
      <w:r w:rsidR="00433BB6">
        <w:t>s had each disease simultaneously.</w:t>
      </w:r>
    </w:p>
    <w:p w14:paraId="72B2B3BC" w14:textId="5EF54BC7" w:rsidR="00013149" w:rsidRDefault="008074AA" w:rsidP="00013149">
      <w:pPr>
        <w:pStyle w:val="BMSBodyText"/>
        <w:keepNext/>
        <w:spacing w:after="240" w:line="480" w:lineRule="auto"/>
      </w:pPr>
      <w:r>
        <w:rPr>
          <w:noProof/>
        </w:rPr>
        <w:drawing>
          <wp:inline distT="0" distB="0" distL="0" distR="0" wp14:anchorId="38B9CEAA" wp14:editId="6500A4A1">
            <wp:extent cx="4483100" cy="4483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3100" cy="4483100"/>
                    </a:xfrm>
                    <a:prstGeom prst="rect">
                      <a:avLst/>
                    </a:prstGeom>
                    <a:noFill/>
                    <a:ln>
                      <a:noFill/>
                    </a:ln>
                  </pic:spPr>
                </pic:pic>
              </a:graphicData>
            </a:graphic>
          </wp:inline>
        </w:drawing>
      </w:r>
    </w:p>
    <w:p w14:paraId="066CE8E4" w14:textId="0368FFD1" w:rsidR="00C75211" w:rsidRPr="00013149" w:rsidRDefault="00013149" w:rsidP="00013149">
      <w:pPr>
        <w:pStyle w:val="Caption"/>
        <w:jc w:val="both"/>
        <w:rPr>
          <w:b w:val="0"/>
          <w:sz w:val="24"/>
        </w:rPr>
      </w:pPr>
      <w:r>
        <w:t xml:space="preserve">Figure </w:t>
      </w:r>
      <w:r w:rsidR="00C91747">
        <w:t>2</w:t>
      </w:r>
      <w:r>
        <w:t xml:space="preserve">. </w:t>
      </w:r>
      <w:r>
        <w:rPr>
          <w:b w:val="0"/>
          <w:bCs/>
        </w:rPr>
        <w:t>Venn diagram showing i</w:t>
      </w:r>
      <w:r w:rsidRPr="006B41DF">
        <w:rPr>
          <w:b w:val="0"/>
          <w:bCs/>
        </w:rPr>
        <w:t xml:space="preserve">ncidence of liver disease phenotypes across </w:t>
      </w:r>
      <w:r w:rsidR="008074AA">
        <w:rPr>
          <w:b w:val="0"/>
          <w:bCs/>
        </w:rPr>
        <w:t>39,969</w:t>
      </w:r>
      <w:r w:rsidRPr="006B41DF">
        <w:rPr>
          <w:b w:val="0"/>
          <w:bCs/>
        </w:rPr>
        <w:t xml:space="preserve"> rats</w:t>
      </w:r>
      <w:r>
        <w:rPr>
          <w:b w:val="0"/>
          <w:bCs/>
        </w:rPr>
        <w:t xml:space="preserve"> provided within SEND</w:t>
      </w:r>
      <w:r w:rsidRPr="006B41DF">
        <w:rPr>
          <w:b w:val="0"/>
          <w:bCs/>
        </w:rPr>
        <w:t>.</w:t>
      </w:r>
    </w:p>
    <w:p w14:paraId="17A12939" w14:textId="78F64304" w:rsidR="000230B3" w:rsidRDefault="000230B3" w:rsidP="004F7308">
      <w:pPr>
        <w:pStyle w:val="BMSBodyText"/>
        <w:spacing w:after="240" w:line="480" w:lineRule="auto"/>
      </w:pPr>
    </w:p>
    <w:p w14:paraId="71209797" w14:textId="36B377B8" w:rsidR="00807122" w:rsidRDefault="00807122" w:rsidP="004F7308">
      <w:pPr>
        <w:pStyle w:val="BMSBodyText"/>
        <w:spacing w:after="240" w:line="480" w:lineRule="auto"/>
      </w:pPr>
    </w:p>
    <w:p w14:paraId="127DA392" w14:textId="78F8CA76" w:rsidR="006F227D" w:rsidRDefault="006F227D" w:rsidP="006F227D">
      <w:pPr>
        <w:pStyle w:val="BMSBodyText"/>
        <w:rPr>
          <w:lang w:val="en-GB" w:eastAsia="x-none"/>
        </w:rPr>
      </w:pPr>
    </w:p>
    <w:p w14:paraId="7B7C1A6F" w14:textId="77777777" w:rsidR="006F227D" w:rsidRPr="006F227D" w:rsidRDefault="006F227D" w:rsidP="006F227D">
      <w:pPr>
        <w:pStyle w:val="BMSBodyText"/>
        <w:rPr>
          <w:lang w:val="en-GB" w:eastAsia="x-none"/>
        </w:rPr>
      </w:pPr>
    </w:p>
    <w:p w14:paraId="32DA2737" w14:textId="02CD1A0C" w:rsidR="00433BB6" w:rsidRPr="00984F83" w:rsidRDefault="00984F83" w:rsidP="00A046A2">
      <w:pPr>
        <w:pStyle w:val="Heading2"/>
        <w:rPr>
          <w:lang w:val="en-GB"/>
        </w:rPr>
      </w:pPr>
      <w:r>
        <w:rPr>
          <w:rFonts w:eastAsia="Arial" w:cs="Arial"/>
          <w:lang w:val="en-GB"/>
        </w:rPr>
        <w:t>Clinical Chemistry Overview</w:t>
      </w:r>
    </w:p>
    <w:p w14:paraId="6C93D1D3" w14:textId="77777777" w:rsidR="00D8477B" w:rsidRDefault="00D8477B" w:rsidP="00D8477B">
      <w:pPr>
        <w:pStyle w:val="BMSBodyText"/>
        <w:spacing w:after="240" w:line="240" w:lineRule="auto"/>
        <w:ind w:firstLine="720"/>
      </w:pPr>
    </w:p>
    <w:p w14:paraId="1D581B78" w14:textId="21CC0C9F" w:rsidR="00984F83" w:rsidRDefault="003706C8" w:rsidP="00984F83">
      <w:pPr>
        <w:pStyle w:val="BMSBodyText"/>
        <w:spacing w:after="240" w:line="480" w:lineRule="auto"/>
        <w:ind w:firstLine="720"/>
      </w:pPr>
      <w:r>
        <w:t>Prior to animal sacrifice,</w:t>
      </w:r>
      <w:r w:rsidR="00984F83">
        <w:t xml:space="preserve"> OECD guidelines recommend blood samples</w:t>
      </w:r>
      <w:r w:rsidR="006E0D6E">
        <w:t xml:space="preserve"> to</w:t>
      </w:r>
      <w:r w:rsidR="00984F83">
        <w:t xml:space="preserve"> be taken and tested for concentrations of biomolecules spanning two broad groups: hematology (containing hemoglobin, erythrocytes, reticulocytes leucocytes, platelets, etc.) and general biochemistry tests (sodium potassium, glucose, cholesterols, urea, creatinine and liver enzymes such as alanine aminotransferase, bile salts etc.). Despite these guidelines, testing protocols var</w:t>
      </w:r>
      <w:r>
        <w:t>y</w:t>
      </w:r>
      <w:r w:rsidR="00984F83">
        <w:t xml:space="preserve"> greatly, in terms </w:t>
      </w:r>
      <w:r w:rsidR="00C65838">
        <w:t>of</w:t>
      </w:r>
      <w:r w:rsidR="00984F83">
        <w:t xml:space="preserve"> number of blood samples taken, test units reported, the breadth of testing and number of subjects tested</w:t>
      </w:r>
      <w:r>
        <w:t xml:space="preserve"> and are </w:t>
      </w:r>
      <w:r w:rsidR="00C65838">
        <w:t xml:space="preserve">generally </w:t>
      </w:r>
      <w:r>
        <w:t>at the discretion of the study spons</w:t>
      </w:r>
      <w:r w:rsidR="00983062">
        <w:t>or and scope of the study.  Nonetheless, the</w:t>
      </w:r>
      <w:r w:rsidR="00C65838">
        <w:t xml:space="preserve"> current</w:t>
      </w:r>
      <w:r w:rsidR="00983062">
        <w:t xml:space="preserve"> submitted clinical chemistry tests </w:t>
      </w:r>
      <w:r w:rsidR="006E0D6E">
        <w:t>were seemingly</w:t>
      </w:r>
      <w:r w:rsidR="00F9519D">
        <w:t xml:space="preserve"> plentiful enough to explore their relationship to various </w:t>
      </w:r>
      <w:r w:rsidR="001057E1">
        <w:t>rat</w:t>
      </w:r>
      <w:r w:rsidR="00F9519D">
        <w:t xml:space="preserve"> liver disease phenotypes.  </w:t>
      </w:r>
    </w:p>
    <w:p w14:paraId="11CE17FE" w14:textId="5D74D0FF" w:rsidR="00AF17FE" w:rsidRDefault="00F9519D" w:rsidP="006E2A03">
      <w:pPr>
        <w:pStyle w:val="BMSBodyText"/>
        <w:spacing w:after="240" w:line="480" w:lineRule="auto"/>
        <w:ind w:firstLine="720"/>
      </w:pPr>
      <w:r>
        <w:t>There were</w:t>
      </w:r>
      <w:r w:rsidR="00433BB6">
        <w:t xml:space="preserve"> </w:t>
      </w:r>
      <w:r w:rsidR="007A0DAC" w:rsidRPr="004B1102">
        <w:t>784</w:t>
      </w:r>
      <w:r w:rsidR="003D33C2" w:rsidRPr="004B1102">
        <w:t xml:space="preserve"> </w:t>
      </w:r>
      <w:r w:rsidR="002E5C37" w:rsidRPr="004B1102">
        <w:t>u</w:t>
      </w:r>
      <w:r w:rsidR="002E5C37">
        <w:t xml:space="preserve">nique </w:t>
      </w:r>
      <w:r w:rsidR="003D33C2">
        <w:t xml:space="preserve">clinical chemistry </w:t>
      </w:r>
      <w:r w:rsidR="00773EA9">
        <w:t xml:space="preserve">lab tests </w:t>
      </w:r>
      <w:r w:rsidR="003D33C2">
        <w:t>submitted within the study data</w:t>
      </w:r>
      <w:r>
        <w:t xml:space="preserve"> for the </w:t>
      </w:r>
      <w:r w:rsidR="009F76CC">
        <w:t>39,969</w:t>
      </w:r>
      <w:r>
        <w:t xml:space="preserve"> rats in the training set and were</w:t>
      </w:r>
      <w:r w:rsidR="0019611B">
        <w:t xml:space="preserve"> sampled from a variety o</w:t>
      </w:r>
      <w:r w:rsidR="001679AF">
        <w:t xml:space="preserve">f different bodily fluids, including blood plasma or serum, urine, </w:t>
      </w:r>
      <w:r w:rsidR="002E5C37">
        <w:t>whole blood</w:t>
      </w:r>
      <w:r w:rsidR="001679AF">
        <w:t>, etc</w:t>
      </w:r>
      <w:r w:rsidR="00773EA9">
        <w:t xml:space="preserve">.  </w:t>
      </w:r>
      <w:r w:rsidR="003D33C2">
        <w:t xml:space="preserve">However, </w:t>
      </w:r>
      <w:r w:rsidR="007D7A1E">
        <w:t xml:space="preserve">the </w:t>
      </w:r>
      <w:r w:rsidR="003D33C2">
        <w:t xml:space="preserve">tests </w:t>
      </w:r>
      <w:r w:rsidR="007D7A1E">
        <w:t>were</w:t>
      </w:r>
      <w:r w:rsidR="003D33C2">
        <w:t xml:space="preserve"> not uniformly submitted </w:t>
      </w:r>
      <w:r w:rsidR="001679AF">
        <w:t xml:space="preserve">across animals </w:t>
      </w:r>
      <w:r w:rsidR="003D33C2">
        <w:t xml:space="preserve">with some tests </w:t>
      </w:r>
      <w:r w:rsidR="001679AF">
        <w:t xml:space="preserve">being submitted more frequently than others.  </w:t>
      </w:r>
      <w:r w:rsidR="003E0E0F">
        <w:t xml:space="preserve">Of </w:t>
      </w:r>
      <w:r w:rsidR="003E0E0F" w:rsidRPr="004B1102">
        <w:t>these</w:t>
      </w:r>
      <w:r w:rsidR="000D031C" w:rsidRPr="004B1102">
        <w:t xml:space="preserve"> </w:t>
      </w:r>
      <w:r w:rsidR="007A0DAC" w:rsidRPr="004B1102">
        <w:t>784</w:t>
      </w:r>
      <w:r w:rsidR="003E0E0F">
        <w:t xml:space="preserve"> tests, </w:t>
      </w:r>
      <w:r w:rsidR="009B42B2">
        <w:t xml:space="preserve">there were </w:t>
      </w:r>
      <w:r w:rsidR="007D7A1E">
        <w:t xml:space="preserve">only </w:t>
      </w:r>
      <w:r w:rsidR="009119B8" w:rsidRPr="004B1102">
        <w:t>4</w:t>
      </w:r>
      <w:r w:rsidR="00BE2952" w:rsidRPr="004B1102">
        <w:t>2</w:t>
      </w:r>
      <w:r w:rsidR="004B1102" w:rsidRPr="004B1102">
        <w:t xml:space="preserve"> </w:t>
      </w:r>
      <w:r w:rsidR="009B42B2" w:rsidRPr="004B1102">
        <w:t>te</w:t>
      </w:r>
      <w:r w:rsidR="009B42B2">
        <w:t xml:space="preserve">sts for which the </w:t>
      </w:r>
      <w:r w:rsidR="00905224">
        <w:t xml:space="preserve">more than </w:t>
      </w:r>
      <w:r w:rsidR="00905224" w:rsidRPr="00131BA9">
        <w:t>40%</w:t>
      </w:r>
      <w:r w:rsidR="00905224">
        <w:t xml:space="preserve"> of the </w:t>
      </w:r>
      <w:r w:rsidR="009F76CC">
        <w:t>39,969</w:t>
      </w:r>
      <w:r w:rsidR="009B42B2">
        <w:t xml:space="preserve"> rats had responses</w:t>
      </w:r>
      <w:r w:rsidR="009E2FD8">
        <w:t xml:space="preserve"> and were included for analysis to liver disease phenotypes</w:t>
      </w:r>
      <w:r w:rsidR="009B42B2">
        <w:t xml:space="preserve">. In addition to these </w:t>
      </w:r>
      <w:r w:rsidR="00905224">
        <w:t>4</w:t>
      </w:r>
      <w:r w:rsidR="00260368">
        <w:t>2</w:t>
      </w:r>
      <w:r w:rsidR="009B42B2">
        <w:t xml:space="preserve"> tests, other animal meta data was included such as the animal body weight throughout the course of the study and the sex</w:t>
      </w:r>
      <w:r w:rsidR="00905224">
        <w:t xml:space="preserve">, resulting </w:t>
      </w:r>
      <w:r w:rsidR="00B77CE3">
        <w:t>a total of</w:t>
      </w:r>
      <w:r w:rsidR="00905224">
        <w:t xml:space="preserve"> </w:t>
      </w:r>
      <w:r w:rsidR="00BE2952" w:rsidRPr="004B1102">
        <w:t>46</w:t>
      </w:r>
      <w:r w:rsidR="004B1102">
        <w:t xml:space="preserve"> </w:t>
      </w:r>
      <w:r w:rsidR="009E2FD8">
        <w:t xml:space="preserve">rat </w:t>
      </w:r>
      <w:r w:rsidR="009E2FD8" w:rsidRPr="00D571E6">
        <w:t xml:space="preserve">predictor </w:t>
      </w:r>
      <w:r w:rsidR="00B77CE3" w:rsidRPr="00D571E6">
        <w:t>variables</w:t>
      </w:r>
      <w:r w:rsidR="009E2FD8">
        <w:t xml:space="preserve"> for liver disease</w:t>
      </w:r>
      <w:r w:rsidR="00FE740E">
        <w:t xml:space="preserve"> phenotypes</w:t>
      </w:r>
      <w:r w:rsidR="00B77CE3">
        <w:t xml:space="preserve">. </w:t>
      </w:r>
      <w:r w:rsidR="00905224">
        <w:t xml:space="preserve"> </w:t>
      </w:r>
      <w:r w:rsidR="009B42B2">
        <w:t xml:space="preserve"> </w:t>
      </w:r>
      <w:r w:rsidR="009E2FD8">
        <w:t xml:space="preserve">These variables are listed in Table </w:t>
      </w:r>
      <w:r w:rsidR="00AF17FE">
        <w:t>3</w:t>
      </w:r>
      <w:r w:rsidR="009E2FD8">
        <w:t>.</w:t>
      </w:r>
    </w:p>
    <w:p w14:paraId="6E55CB90" w14:textId="24E97BB8" w:rsidR="006E2A03" w:rsidRDefault="009E2FD8" w:rsidP="00AF17FE">
      <w:pPr>
        <w:pStyle w:val="BMSBodyText"/>
        <w:spacing w:after="240" w:line="480" w:lineRule="auto"/>
      </w:pPr>
      <w:r>
        <w:lastRenderedPageBreak/>
        <w:t xml:space="preserve"> </w:t>
      </w:r>
      <w:r w:rsidR="00AF17FE">
        <w:rPr>
          <w:b/>
        </w:rPr>
        <w:t>Table 3.</w:t>
      </w:r>
      <w:r w:rsidR="00AF17FE">
        <w:t xml:space="preserve"> Clinical chemistry tests and rat meta data used as predictor variables of liver disease.</w:t>
      </w:r>
    </w:p>
    <w:tbl>
      <w:tblPr>
        <w:tblW w:w="9360" w:type="dxa"/>
        <w:tblLook w:val="04A0" w:firstRow="1" w:lastRow="0" w:firstColumn="1" w:lastColumn="0" w:noHBand="0" w:noVBand="1"/>
      </w:tblPr>
      <w:tblGrid>
        <w:gridCol w:w="3674"/>
        <w:gridCol w:w="1787"/>
        <w:gridCol w:w="3899"/>
      </w:tblGrid>
      <w:tr w:rsidR="00A046A2" w:rsidRPr="0033254C" w14:paraId="14E89780" w14:textId="77777777" w:rsidTr="0033254C">
        <w:trPr>
          <w:trHeight w:val="299"/>
        </w:trPr>
        <w:tc>
          <w:tcPr>
            <w:tcW w:w="3674" w:type="dxa"/>
            <w:tcBorders>
              <w:top w:val="nil"/>
              <w:left w:val="nil"/>
              <w:bottom w:val="nil"/>
              <w:right w:val="nil"/>
            </w:tcBorders>
            <w:shd w:val="clear" w:color="auto" w:fill="auto"/>
            <w:noWrap/>
            <w:vAlign w:val="bottom"/>
            <w:hideMark/>
          </w:tcPr>
          <w:p w14:paraId="45194325" w14:textId="77777777" w:rsidR="00A046A2" w:rsidRPr="0033254C" w:rsidRDefault="00A046A2" w:rsidP="00A046A2">
            <w:pPr>
              <w:rPr>
                <w:rFonts w:eastAsia="Times New Roman"/>
                <w:b/>
                <w:color w:val="000000"/>
              </w:rPr>
            </w:pPr>
            <w:r w:rsidRPr="0033254C">
              <w:rPr>
                <w:rFonts w:eastAsia="Times New Roman"/>
                <w:b/>
                <w:color w:val="000000"/>
              </w:rPr>
              <w:t>Test</w:t>
            </w:r>
          </w:p>
        </w:tc>
        <w:tc>
          <w:tcPr>
            <w:tcW w:w="1787" w:type="dxa"/>
            <w:tcBorders>
              <w:top w:val="nil"/>
              <w:left w:val="nil"/>
              <w:bottom w:val="nil"/>
              <w:right w:val="nil"/>
            </w:tcBorders>
            <w:shd w:val="clear" w:color="auto" w:fill="auto"/>
            <w:noWrap/>
            <w:vAlign w:val="bottom"/>
            <w:hideMark/>
          </w:tcPr>
          <w:p w14:paraId="7531C32C" w14:textId="77777777" w:rsidR="00A046A2" w:rsidRPr="0033254C" w:rsidRDefault="00A046A2" w:rsidP="00A046A2">
            <w:pPr>
              <w:rPr>
                <w:rFonts w:eastAsia="Times New Roman"/>
                <w:b/>
                <w:color w:val="000000"/>
              </w:rPr>
            </w:pPr>
            <w:r w:rsidRPr="0033254C">
              <w:rPr>
                <w:rFonts w:eastAsia="Times New Roman"/>
                <w:b/>
                <w:color w:val="000000"/>
              </w:rPr>
              <w:t>Tissue</w:t>
            </w:r>
          </w:p>
        </w:tc>
        <w:tc>
          <w:tcPr>
            <w:tcW w:w="3899" w:type="dxa"/>
            <w:tcBorders>
              <w:top w:val="nil"/>
              <w:left w:val="nil"/>
              <w:bottom w:val="nil"/>
              <w:right w:val="nil"/>
            </w:tcBorders>
            <w:shd w:val="clear" w:color="auto" w:fill="auto"/>
            <w:noWrap/>
            <w:vAlign w:val="bottom"/>
            <w:hideMark/>
          </w:tcPr>
          <w:p w14:paraId="11195BEF" w14:textId="77777777" w:rsidR="00A046A2" w:rsidRPr="0033254C" w:rsidRDefault="00A046A2" w:rsidP="00A046A2">
            <w:pPr>
              <w:rPr>
                <w:rFonts w:eastAsia="Times New Roman"/>
                <w:b/>
                <w:color w:val="000000"/>
              </w:rPr>
            </w:pPr>
            <w:r w:rsidRPr="0033254C">
              <w:rPr>
                <w:rFonts w:eastAsia="Times New Roman"/>
                <w:b/>
                <w:color w:val="000000"/>
              </w:rPr>
              <w:t>Description</w:t>
            </w:r>
          </w:p>
        </w:tc>
      </w:tr>
      <w:tr w:rsidR="0033254C" w:rsidRPr="0033254C" w14:paraId="00C7A83B" w14:textId="77777777" w:rsidTr="0033254C">
        <w:trPr>
          <w:trHeight w:val="299"/>
        </w:trPr>
        <w:tc>
          <w:tcPr>
            <w:tcW w:w="3674" w:type="dxa"/>
            <w:tcBorders>
              <w:top w:val="nil"/>
              <w:left w:val="nil"/>
              <w:bottom w:val="nil"/>
              <w:right w:val="nil"/>
            </w:tcBorders>
            <w:shd w:val="clear" w:color="auto" w:fill="auto"/>
            <w:noWrap/>
            <w:vAlign w:val="center"/>
            <w:hideMark/>
          </w:tcPr>
          <w:p w14:paraId="3A08BB67" w14:textId="682E1A4D" w:rsidR="0033254C" w:rsidRPr="0033254C" w:rsidRDefault="0033254C" w:rsidP="0033254C">
            <w:pPr>
              <w:rPr>
                <w:rFonts w:eastAsia="Times New Roman"/>
                <w:color w:val="000000"/>
              </w:rPr>
            </w:pPr>
            <w:r w:rsidRPr="0033254C">
              <w:rPr>
                <w:color w:val="000000"/>
              </w:rPr>
              <w:t>ALB</w:t>
            </w:r>
          </w:p>
        </w:tc>
        <w:tc>
          <w:tcPr>
            <w:tcW w:w="1787" w:type="dxa"/>
            <w:tcBorders>
              <w:top w:val="nil"/>
              <w:left w:val="nil"/>
              <w:bottom w:val="nil"/>
              <w:right w:val="nil"/>
            </w:tcBorders>
            <w:shd w:val="clear" w:color="auto" w:fill="auto"/>
            <w:noWrap/>
            <w:vAlign w:val="center"/>
            <w:hideMark/>
          </w:tcPr>
          <w:p w14:paraId="7C0A3734" w14:textId="4BB3D92F" w:rsidR="0033254C" w:rsidRPr="0033254C" w:rsidRDefault="0033254C" w:rsidP="0033254C">
            <w:pPr>
              <w:rPr>
                <w:rFonts w:eastAsia="Times New Roman"/>
                <w:color w:val="000000"/>
              </w:rPr>
            </w:pPr>
            <w:r w:rsidRPr="0033254C">
              <w:rPr>
                <w:color w:val="000000"/>
              </w:rPr>
              <w:t>SERUM</w:t>
            </w:r>
          </w:p>
        </w:tc>
        <w:tc>
          <w:tcPr>
            <w:tcW w:w="3899" w:type="dxa"/>
            <w:tcBorders>
              <w:top w:val="nil"/>
              <w:left w:val="nil"/>
              <w:bottom w:val="nil"/>
              <w:right w:val="nil"/>
            </w:tcBorders>
            <w:shd w:val="clear" w:color="auto" w:fill="auto"/>
            <w:noWrap/>
            <w:vAlign w:val="center"/>
            <w:hideMark/>
          </w:tcPr>
          <w:p w14:paraId="2EF4CF76" w14:textId="4D9FB86A" w:rsidR="0033254C" w:rsidRPr="0033254C" w:rsidRDefault="0033254C" w:rsidP="0033254C">
            <w:pPr>
              <w:rPr>
                <w:rFonts w:eastAsia="Times New Roman"/>
                <w:i/>
                <w:iCs/>
                <w:color w:val="000000"/>
              </w:rPr>
            </w:pPr>
            <w:r w:rsidRPr="0033254C">
              <w:rPr>
                <w:i/>
                <w:iCs/>
                <w:color w:val="000000"/>
              </w:rPr>
              <w:t>Albumin</w:t>
            </w:r>
          </w:p>
        </w:tc>
      </w:tr>
      <w:tr w:rsidR="0033254C" w:rsidRPr="0033254C" w14:paraId="2F68B2B6" w14:textId="77777777" w:rsidTr="0033254C">
        <w:trPr>
          <w:trHeight w:val="299"/>
        </w:trPr>
        <w:tc>
          <w:tcPr>
            <w:tcW w:w="3674" w:type="dxa"/>
            <w:tcBorders>
              <w:top w:val="nil"/>
              <w:left w:val="nil"/>
              <w:bottom w:val="nil"/>
              <w:right w:val="nil"/>
            </w:tcBorders>
            <w:shd w:val="clear" w:color="auto" w:fill="auto"/>
            <w:noWrap/>
            <w:vAlign w:val="center"/>
            <w:hideMark/>
          </w:tcPr>
          <w:p w14:paraId="068D820E" w14:textId="03729A45" w:rsidR="0033254C" w:rsidRPr="0033254C" w:rsidRDefault="0033254C" w:rsidP="0033254C">
            <w:pPr>
              <w:rPr>
                <w:rFonts w:eastAsia="Times New Roman"/>
                <w:color w:val="000000"/>
              </w:rPr>
            </w:pPr>
            <w:r w:rsidRPr="0033254C">
              <w:rPr>
                <w:color w:val="000000"/>
              </w:rPr>
              <w:t>ALBGLOB</w:t>
            </w:r>
          </w:p>
        </w:tc>
        <w:tc>
          <w:tcPr>
            <w:tcW w:w="1787" w:type="dxa"/>
            <w:tcBorders>
              <w:top w:val="nil"/>
              <w:left w:val="nil"/>
              <w:bottom w:val="nil"/>
              <w:right w:val="nil"/>
            </w:tcBorders>
            <w:shd w:val="clear" w:color="auto" w:fill="auto"/>
            <w:noWrap/>
            <w:vAlign w:val="center"/>
            <w:hideMark/>
          </w:tcPr>
          <w:p w14:paraId="7DC3036A" w14:textId="5E9501C9" w:rsidR="0033254C" w:rsidRPr="0033254C" w:rsidRDefault="0033254C" w:rsidP="0033254C">
            <w:pPr>
              <w:rPr>
                <w:rFonts w:eastAsia="Times New Roman"/>
                <w:color w:val="000000"/>
              </w:rPr>
            </w:pPr>
            <w:r w:rsidRPr="0033254C">
              <w:rPr>
                <w:color w:val="000000"/>
              </w:rPr>
              <w:t>SERUM</w:t>
            </w:r>
          </w:p>
        </w:tc>
        <w:tc>
          <w:tcPr>
            <w:tcW w:w="3899" w:type="dxa"/>
            <w:tcBorders>
              <w:top w:val="nil"/>
              <w:left w:val="nil"/>
              <w:bottom w:val="nil"/>
              <w:right w:val="nil"/>
            </w:tcBorders>
            <w:shd w:val="clear" w:color="auto" w:fill="auto"/>
            <w:noWrap/>
            <w:vAlign w:val="center"/>
            <w:hideMark/>
          </w:tcPr>
          <w:p w14:paraId="3D66E4EA" w14:textId="1572691E" w:rsidR="0033254C" w:rsidRPr="0033254C" w:rsidRDefault="0033254C" w:rsidP="0033254C">
            <w:pPr>
              <w:rPr>
                <w:rFonts w:eastAsia="Times New Roman"/>
                <w:i/>
                <w:iCs/>
                <w:color w:val="000000"/>
              </w:rPr>
            </w:pPr>
            <w:r w:rsidRPr="0033254C">
              <w:rPr>
                <w:i/>
                <w:iCs/>
                <w:color w:val="000000"/>
              </w:rPr>
              <w:t>Albumin/Globulin</w:t>
            </w:r>
          </w:p>
        </w:tc>
      </w:tr>
      <w:tr w:rsidR="0033254C" w:rsidRPr="0033254C" w14:paraId="67792314" w14:textId="77777777" w:rsidTr="0033254C">
        <w:trPr>
          <w:trHeight w:val="299"/>
        </w:trPr>
        <w:tc>
          <w:tcPr>
            <w:tcW w:w="3674" w:type="dxa"/>
            <w:tcBorders>
              <w:top w:val="nil"/>
              <w:left w:val="nil"/>
              <w:bottom w:val="nil"/>
              <w:right w:val="nil"/>
            </w:tcBorders>
            <w:shd w:val="clear" w:color="auto" w:fill="auto"/>
            <w:noWrap/>
            <w:vAlign w:val="center"/>
            <w:hideMark/>
          </w:tcPr>
          <w:p w14:paraId="5E9CB174" w14:textId="6137695B" w:rsidR="0033254C" w:rsidRPr="0033254C" w:rsidRDefault="0033254C" w:rsidP="0033254C">
            <w:pPr>
              <w:rPr>
                <w:rFonts w:eastAsia="Times New Roman"/>
                <w:color w:val="000000"/>
              </w:rPr>
            </w:pPr>
            <w:r w:rsidRPr="0033254C">
              <w:rPr>
                <w:color w:val="000000"/>
              </w:rPr>
              <w:t>ALP</w:t>
            </w:r>
          </w:p>
        </w:tc>
        <w:tc>
          <w:tcPr>
            <w:tcW w:w="1787" w:type="dxa"/>
            <w:tcBorders>
              <w:top w:val="nil"/>
              <w:left w:val="nil"/>
              <w:bottom w:val="nil"/>
              <w:right w:val="nil"/>
            </w:tcBorders>
            <w:shd w:val="clear" w:color="auto" w:fill="auto"/>
            <w:noWrap/>
            <w:vAlign w:val="center"/>
            <w:hideMark/>
          </w:tcPr>
          <w:p w14:paraId="3C5097F7" w14:textId="25D1B083" w:rsidR="0033254C" w:rsidRPr="0033254C" w:rsidRDefault="0033254C" w:rsidP="0033254C">
            <w:pPr>
              <w:rPr>
                <w:rFonts w:eastAsia="Times New Roman"/>
                <w:color w:val="000000"/>
              </w:rPr>
            </w:pPr>
            <w:r w:rsidRPr="0033254C">
              <w:rPr>
                <w:color w:val="000000"/>
              </w:rPr>
              <w:t>SERUM</w:t>
            </w:r>
          </w:p>
        </w:tc>
        <w:tc>
          <w:tcPr>
            <w:tcW w:w="3899" w:type="dxa"/>
            <w:tcBorders>
              <w:top w:val="nil"/>
              <w:left w:val="nil"/>
              <w:bottom w:val="nil"/>
              <w:right w:val="nil"/>
            </w:tcBorders>
            <w:shd w:val="clear" w:color="auto" w:fill="auto"/>
            <w:noWrap/>
            <w:vAlign w:val="center"/>
            <w:hideMark/>
          </w:tcPr>
          <w:p w14:paraId="7AE2BCFD" w14:textId="786D4D01" w:rsidR="0033254C" w:rsidRPr="0033254C" w:rsidRDefault="0033254C" w:rsidP="0033254C">
            <w:pPr>
              <w:rPr>
                <w:rFonts w:eastAsia="Times New Roman"/>
                <w:i/>
                <w:iCs/>
                <w:color w:val="000000"/>
              </w:rPr>
            </w:pPr>
            <w:r w:rsidRPr="0033254C">
              <w:rPr>
                <w:i/>
                <w:iCs/>
                <w:color w:val="000000"/>
              </w:rPr>
              <w:t>Alkaline Phosphatase</w:t>
            </w:r>
          </w:p>
        </w:tc>
      </w:tr>
      <w:tr w:rsidR="0033254C" w:rsidRPr="0033254C" w14:paraId="58E5C7DA" w14:textId="77777777" w:rsidTr="0033254C">
        <w:trPr>
          <w:trHeight w:val="299"/>
        </w:trPr>
        <w:tc>
          <w:tcPr>
            <w:tcW w:w="3674" w:type="dxa"/>
            <w:tcBorders>
              <w:top w:val="nil"/>
              <w:left w:val="nil"/>
              <w:bottom w:val="nil"/>
              <w:right w:val="nil"/>
            </w:tcBorders>
            <w:shd w:val="clear" w:color="auto" w:fill="auto"/>
            <w:noWrap/>
            <w:vAlign w:val="center"/>
            <w:hideMark/>
          </w:tcPr>
          <w:p w14:paraId="2D43A922" w14:textId="14302124" w:rsidR="0033254C" w:rsidRPr="0033254C" w:rsidRDefault="0033254C" w:rsidP="0033254C">
            <w:pPr>
              <w:rPr>
                <w:rFonts w:eastAsia="Times New Roman"/>
                <w:color w:val="000000"/>
              </w:rPr>
            </w:pPr>
            <w:r w:rsidRPr="0033254C">
              <w:rPr>
                <w:color w:val="000000"/>
              </w:rPr>
              <w:t>ALT</w:t>
            </w:r>
          </w:p>
        </w:tc>
        <w:tc>
          <w:tcPr>
            <w:tcW w:w="1787" w:type="dxa"/>
            <w:tcBorders>
              <w:top w:val="nil"/>
              <w:left w:val="nil"/>
              <w:bottom w:val="nil"/>
              <w:right w:val="nil"/>
            </w:tcBorders>
            <w:shd w:val="clear" w:color="auto" w:fill="auto"/>
            <w:noWrap/>
            <w:vAlign w:val="center"/>
            <w:hideMark/>
          </w:tcPr>
          <w:p w14:paraId="17BC424A" w14:textId="15742CA2" w:rsidR="0033254C" w:rsidRPr="0033254C" w:rsidRDefault="0033254C" w:rsidP="0033254C">
            <w:pPr>
              <w:rPr>
                <w:rFonts w:eastAsia="Times New Roman"/>
                <w:color w:val="000000"/>
              </w:rPr>
            </w:pPr>
            <w:r w:rsidRPr="0033254C">
              <w:rPr>
                <w:color w:val="000000"/>
              </w:rPr>
              <w:t>SERUM</w:t>
            </w:r>
          </w:p>
        </w:tc>
        <w:tc>
          <w:tcPr>
            <w:tcW w:w="3899" w:type="dxa"/>
            <w:tcBorders>
              <w:top w:val="nil"/>
              <w:left w:val="nil"/>
              <w:bottom w:val="nil"/>
              <w:right w:val="nil"/>
            </w:tcBorders>
            <w:shd w:val="clear" w:color="auto" w:fill="auto"/>
            <w:noWrap/>
            <w:vAlign w:val="center"/>
            <w:hideMark/>
          </w:tcPr>
          <w:p w14:paraId="2C47C88E" w14:textId="24E1126D" w:rsidR="0033254C" w:rsidRPr="0033254C" w:rsidRDefault="0033254C" w:rsidP="0033254C">
            <w:pPr>
              <w:rPr>
                <w:rFonts w:eastAsia="Times New Roman"/>
                <w:i/>
                <w:iCs/>
                <w:color w:val="000000"/>
              </w:rPr>
            </w:pPr>
            <w:r w:rsidRPr="0033254C">
              <w:rPr>
                <w:i/>
                <w:iCs/>
                <w:color w:val="000000"/>
              </w:rPr>
              <w:t>Alanine Aminotransferase</w:t>
            </w:r>
          </w:p>
        </w:tc>
      </w:tr>
      <w:tr w:rsidR="0033254C" w:rsidRPr="0033254C" w14:paraId="38E707F1" w14:textId="77777777" w:rsidTr="0033254C">
        <w:trPr>
          <w:trHeight w:val="299"/>
        </w:trPr>
        <w:tc>
          <w:tcPr>
            <w:tcW w:w="3674" w:type="dxa"/>
            <w:tcBorders>
              <w:top w:val="nil"/>
              <w:left w:val="nil"/>
              <w:bottom w:val="nil"/>
              <w:right w:val="nil"/>
            </w:tcBorders>
            <w:shd w:val="clear" w:color="auto" w:fill="auto"/>
            <w:noWrap/>
            <w:vAlign w:val="center"/>
            <w:hideMark/>
          </w:tcPr>
          <w:p w14:paraId="0230CEFD" w14:textId="698CB5B0" w:rsidR="0033254C" w:rsidRPr="0033254C" w:rsidRDefault="0033254C" w:rsidP="0033254C">
            <w:pPr>
              <w:rPr>
                <w:rFonts w:eastAsia="Times New Roman"/>
                <w:color w:val="000000"/>
              </w:rPr>
            </w:pPr>
            <w:r w:rsidRPr="0033254C">
              <w:rPr>
                <w:color w:val="000000"/>
              </w:rPr>
              <w:t>APTT</w:t>
            </w:r>
          </w:p>
        </w:tc>
        <w:tc>
          <w:tcPr>
            <w:tcW w:w="1787" w:type="dxa"/>
            <w:tcBorders>
              <w:top w:val="nil"/>
              <w:left w:val="nil"/>
              <w:bottom w:val="nil"/>
              <w:right w:val="nil"/>
            </w:tcBorders>
            <w:shd w:val="clear" w:color="auto" w:fill="auto"/>
            <w:noWrap/>
            <w:vAlign w:val="center"/>
            <w:hideMark/>
          </w:tcPr>
          <w:p w14:paraId="25817CC1" w14:textId="562315D3" w:rsidR="0033254C" w:rsidRPr="0033254C" w:rsidRDefault="0033254C" w:rsidP="0033254C">
            <w:pPr>
              <w:rPr>
                <w:rFonts w:eastAsia="Times New Roman"/>
                <w:color w:val="000000"/>
              </w:rPr>
            </w:pPr>
            <w:r w:rsidRPr="0033254C">
              <w:rPr>
                <w:color w:val="000000"/>
              </w:rPr>
              <w:t>PLASMA</w:t>
            </w:r>
          </w:p>
        </w:tc>
        <w:tc>
          <w:tcPr>
            <w:tcW w:w="3899" w:type="dxa"/>
            <w:tcBorders>
              <w:top w:val="nil"/>
              <w:left w:val="nil"/>
              <w:bottom w:val="nil"/>
              <w:right w:val="nil"/>
            </w:tcBorders>
            <w:shd w:val="clear" w:color="auto" w:fill="auto"/>
            <w:noWrap/>
            <w:vAlign w:val="center"/>
            <w:hideMark/>
          </w:tcPr>
          <w:p w14:paraId="739BBE78" w14:textId="1B092748" w:rsidR="0033254C" w:rsidRPr="0033254C" w:rsidRDefault="0033254C" w:rsidP="0033254C">
            <w:pPr>
              <w:rPr>
                <w:rFonts w:eastAsia="Times New Roman"/>
                <w:i/>
                <w:iCs/>
                <w:color w:val="000000"/>
              </w:rPr>
            </w:pPr>
            <w:r w:rsidRPr="0033254C">
              <w:rPr>
                <w:i/>
                <w:iCs/>
                <w:color w:val="000000"/>
              </w:rPr>
              <w:t>Activated Partial Thromboplastin Time</w:t>
            </w:r>
          </w:p>
        </w:tc>
      </w:tr>
      <w:tr w:rsidR="0033254C" w:rsidRPr="0033254C" w14:paraId="68F726B4" w14:textId="77777777" w:rsidTr="0033254C">
        <w:trPr>
          <w:trHeight w:val="299"/>
        </w:trPr>
        <w:tc>
          <w:tcPr>
            <w:tcW w:w="3674" w:type="dxa"/>
            <w:tcBorders>
              <w:top w:val="nil"/>
              <w:left w:val="nil"/>
              <w:bottom w:val="nil"/>
              <w:right w:val="nil"/>
            </w:tcBorders>
            <w:shd w:val="clear" w:color="auto" w:fill="auto"/>
            <w:noWrap/>
            <w:vAlign w:val="center"/>
            <w:hideMark/>
          </w:tcPr>
          <w:p w14:paraId="12287641" w14:textId="4934B0A6" w:rsidR="0033254C" w:rsidRPr="0033254C" w:rsidRDefault="0033254C" w:rsidP="0033254C">
            <w:pPr>
              <w:rPr>
                <w:rFonts w:eastAsia="Times New Roman"/>
                <w:color w:val="000000"/>
              </w:rPr>
            </w:pPr>
            <w:r w:rsidRPr="0033254C">
              <w:rPr>
                <w:color w:val="000000"/>
              </w:rPr>
              <w:t>AST</w:t>
            </w:r>
          </w:p>
        </w:tc>
        <w:tc>
          <w:tcPr>
            <w:tcW w:w="1787" w:type="dxa"/>
            <w:tcBorders>
              <w:top w:val="nil"/>
              <w:left w:val="nil"/>
              <w:bottom w:val="nil"/>
              <w:right w:val="nil"/>
            </w:tcBorders>
            <w:shd w:val="clear" w:color="auto" w:fill="auto"/>
            <w:noWrap/>
            <w:vAlign w:val="center"/>
            <w:hideMark/>
          </w:tcPr>
          <w:p w14:paraId="354D5CF4" w14:textId="0569B2B0" w:rsidR="0033254C" w:rsidRPr="0033254C" w:rsidRDefault="0033254C" w:rsidP="0033254C">
            <w:pPr>
              <w:rPr>
                <w:rFonts w:eastAsia="Times New Roman"/>
                <w:color w:val="000000"/>
              </w:rPr>
            </w:pPr>
            <w:r w:rsidRPr="0033254C">
              <w:rPr>
                <w:color w:val="000000"/>
              </w:rPr>
              <w:t>SERUM</w:t>
            </w:r>
          </w:p>
        </w:tc>
        <w:tc>
          <w:tcPr>
            <w:tcW w:w="3899" w:type="dxa"/>
            <w:tcBorders>
              <w:top w:val="nil"/>
              <w:left w:val="nil"/>
              <w:bottom w:val="nil"/>
              <w:right w:val="nil"/>
            </w:tcBorders>
            <w:shd w:val="clear" w:color="auto" w:fill="auto"/>
            <w:noWrap/>
            <w:vAlign w:val="center"/>
            <w:hideMark/>
          </w:tcPr>
          <w:p w14:paraId="73F3BF19" w14:textId="42F8D05F" w:rsidR="0033254C" w:rsidRPr="0033254C" w:rsidRDefault="0033254C" w:rsidP="0033254C">
            <w:pPr>
              <w:rPr>
                <w:rFonts w:eastAsia="Times New Roman"/>
                <w:i/>
                <w:iCs/>
                <w:color w:val="000000"/>
              </w:rPr>
            </w:pPr>
            <w:r w:rsidRPr="0033254C">
              <w:rPr>
                <w:i/>
                <w:iCs/>
                <w:color w:val="000000"/>
              </w:rPr>
              <w:t>Aspartate Aminotransferase</w:t>
            </w:r>
          </w:p>
        </w:tc>
      </w:tr>
      <w:tr w:rsidR="0033254C" w:rsidRPr="0033254C" w14:paraId="1432AE37" w14:textId="77777777" w:rsidTr="0033254C">
        <w:trPr>
          <w:trHeight w:val="299"/>
        </w:trPr>
        <w:tc>
          <w:tcPr>
            <w:tcW w:w="3674" w:type="dxa"/>
            <w:tcBorders>
              <w:top w:val="nil"/>
              <w:left w:val="nil"/>
              <w:bottom w:val="nil"/>
              <w:right w:val="nil"/>
            </w:tcBorders>
            <w:shd w:val="clear" w:color="auto" w:fill="auto"/>
            <w:noWrap/>
            <w:vAlign w:val="center"/>
            <w:hideMark/>
          </w:tcPr>
          <w:p w14:paraId="6C94B4B5" w14:textId="5E5E9C75" w:rsidR="0033254C" w:rsidRPr="0033254C" w:rsidRDefault="0033254C" w:rsidP="0033254C">
            <w:pPr>
              <w:rPr>
                <w:rFonts w:eastAsia="Times New Roman"/>
                <w:color w:val="000000"/>
              </w:rPr>
            </w:pPr>
            <w:r w:rsidRPr="0033254C">
              <w:rPr>
                <w:color w:val="000000"/>
              </w:rPr>
              <w:t>BASO</w:t>
            </w:r>
          </w:p>
        </w:tc>
        <w:tc>
          <w:tcPr>
            <w:tcW w:w="1787" w:type="dxa"/>
            <w:tcBorders>
              <w:top w:val="nil"/>
              <w:left w:val="nil"/>
              <w:bottom w:val="nil"/>
              <w:right w:val="nil"/>
            </w:tcBorders>
            <w:shd w:val="clear" w:color="auto" w:fill="auto"/>
            <w:noWrap/>
            <w:vAlign w:val="center"/>
            <w:hideMark/>
          </w:tcPr>
          <w:p w14:paraId="1FE5847C" w14:textId="6EA52D70" w:rsidR="0033254C" w:rsidRPr="0033254C" w:rsidRDefault="0033254C" w:rsidP="0033254C">
            <w:pPr>
              <w:rPr>
                <w:rFonts w:eastAsia="Times New Roman"/>
                <w:color w:val="000000"/>
              </w:rPr>
            </w:pPr>
            <w:r w:rsidRPr="0033254C">
              <w:rPr>
                <w:color w:val="000000"/>
              </w:rPr>
              <w:t>WHOLE BLOOD</w:t>
            </w:r>
          </w:p>
        </w:tc>
        <w:tc>
          <w:tcPr>
            <w:tcW w:w="3899" w:type="dxa"/>
            <w:tcBorders>
              <w:top w:val="nil"/>
              <w:left w:val="nil"/>
              <w:bottom w:val="nil"/>
              <w:right w:val="nil"/>
            </w:tcBorders>
            <w:shd w:val="clear" w:color="auto" w:fill="auto"/>
            <w:noWrap/>
            <w:vAlign w:val="center"/>
            <w:hideMark/>
          </w:tcPr>
          <w:p w14:paraId="43183EEC" w14:textId="51CD01F8" w:rsidR="0033254C" w:rsidRPr="0033254C" w:rsidRDefault="0033254C" w:rsidP="0033254C">
            <w:pPr>
              <w:rPr>
                <w:rFonts w:eastAsia="Times New Roman"/>
                <w:i/>
                <w:iCs/>
                <w:color w:val="000000"/>
              </w:rPr>
            </w:pPr>
            <w:r w:rsidRPr="0033254C">
              <w:rPr>
                <w:i/>
                <w:iCs/>
                <w:color w:val="000000"/>
              </w:rPr>
              <w:t>Basophils</w:t>
            </w:r>
          </w:p>
        </w:tc>
      </w:tr>
      <w:tr w:rsidR="0033254C" w:rsidRPr="0033254C" w14:paraId="7D1AC210" w14:textId="77777777" w:rsidTr="0033254C">
        <w:trPr>
          <w:trHeight w:val="299"/>
        </w:trPr>
        <w:tc>
          <w:tcPr>
            <w:tcW w:w="3674" w:type="dxa"/>
            <w:tcBorders>
              <w:top w:val="nil"/>
              <w:left w:val="nil"/>
              <w:bottom w:val="nil"/>
              <w:right w:val="nil"/>
            </w:tcBorders>
            <w:shd w:val="clear" w:color="auto" w:fill="auto"/>
            <w:noWrap/>
            <w:vAlign w:val="center"/>
            <w:hideMark/>
          </w:tcPr>
          <w:p w14:paraId="77523C95" w14:textId="40D170AB" w:rsidR="0033254C" w:rsidRPr="0033254C" w:rsidRDefault="0033254C" w:rsidP="0033254C">
            <w:pPr>
              <w:rPr>
                <w:rFonts w:eastAsia="Times New Roman"/>
                <w:color w:val="000000"/>
              </w:rPr>
            </w:pPr>
            <w:r w:rsidRPr="0033254C">
              <w:rPr>
                <w:color w:val="000000"/>
              </w:rPr>
              <w:t>BILI</w:t>
            </w:r>
          </w:p>
        </w:tc>
        <w:tc>
          <w:tcPr>
            <w:tcW w:w="1787" w:type="dxa"/>
            <w:tcBorders>
              <w:top w:val="nil"/>
              <w:left w:val="nil"/>
              <w:bottom w:val="nil"/>
              <w:right w:val="nil"/>
            </w:tcBorders>
            <w:shd w:val="clear" w:color="auto" w:fill="auto"/>
            <w:noWrap/>
            <w:vAlign w:val="center"/>
            <w:hideMark/>
          </w:tcPr>
          <w:p w14:paraId="28EB20B5" w14:textId="3DDC2757" w:rsidR="0033254C" w:rsidRPr="0033254C" w:rsidRDefault="0033254C" w:rsidP="0033254C">
            <w:pPr>
              <w:rPr>
                <w:rFonts w:eastAsia="Times New Roman"/>
                <w:color w:val="000000"/>
              </w:rPr>
            </w:pPr>
            <w:r w:rsidRPr="0033254C">
              <w:rPr>
                <w:color w:val="000000"/>
              </w:rPr>
              <w:t>SERUM</w:t>
            </w:r>
          </w:p>
        </w:tc>
        <w:tc>
          <w:tcPr>
            <w:tcW w:w="3899" w:type="dxa"/>
            <w:tcBorders>
              <w:top w:val="nil"/>
              <w:left w:val="nil"/>
              <w:bottom w:val="nil"/>
              <w:right w:val="nil"/>
            </w:tcBorders>
            <w:shd w:val="clear" w:color="auto" w:fill="auto"/>
            <w:noWrap/>
            <w:vAlign w:val="center"/>
            <w:hideMark/>
          </w:tcPr>
          <w:p w14:paraId="5F528DE7" w14:textId="41DDF891" w:rsidR="0033254C" w:rsidRPr="0033254C" w:rsidRDefault="0033254C" w:rsidP="0033254C">
            <w:pPr>
              <w:rPr>
                <w:rFonts w:eastAsia="Times New Roman"/>
                <w:i/>
                <w:iCs/>
                <w:color w:val="000000"/>
              </w:rPr>
            </w:pPr>
            <w:r w:rsidRPr="0033254C">
              <w:rPr>
                <w:i/>
                <w:iCs/>
                <w:color w:val="000000"/>
              </w:rPr>
              <w:t>Bilirubin</w:t>
            </w:r>
          </w:p>
        </w:tc>
      </w:tr>
      <w:tr w:rsidR="0033254C" w:rsidRPr="0033254C" w14:paraId="12E56B36" w14:textId="77777777" w:rsidTr="0033254C">
        <w:trPr>
          <w:trHeight w:val="299"/>
        </w:trPr>
        <w:tc>
          <w:tcPr>
            <w:tcW w:w="3674" w:type="dxa"/>
            <w:tcBorders>
              <w:top w:val="nil"/>
              <w:left w:val="nil"/>
              <w:bottom w:val="nil"/>
              <w:right w:val="nil"/>
            </w:tcBorders>
            <w:shd w:val="clear" w:color="auto" w:fill="auto"/>
            <w:noWrap/>
            <w:vAlign w:val="center"/>
            <w:hideMark/>
          </w:tcPr>
          <w:p w14:paraId="0693D647" w14:textId="7B95A2D9" w:rsidR="0033254C" w:rsidRPr="0033254C" w:rsidRDefault="0033254C" w:rsidP="0033254C">
            <w:pPr>
              <w:rPr>
                <w:rFonts w:eastAsia="Times New Roman"/>
                <w:color w:val="000000"/>
              </w:rPr>
            </w:pPr>
            <w:r w:rsidRPr="0033254C">
              <w:rPr>
                <w:color w:val="000000"/>
              </w:rPr>
              <w:t>CA</w:t>
            </w:r>
          </w:p>
        </w:tc>
        <w:tc>
          <w:tcPr>
            <w:tcW w:w="1787" w:type="dxa"/>
            <w:tcBorders>
              <w:top w:val="nil"/>
              <w:left w:val="nil"/>
              <w:bottom w:val="nil"/>
              <w:right w:val="nil"/>
            </w:tcBorders>
            <w:shd w:val="clear" w:color="auto" w:fill="auto"/>
            <w:noWrap/>
            <w:vAlign w:val="center"/>
            <w:hideMark/>
          </w:tcPr>
          <w:p w14:paraId="70901C02" w14:textId="3695464F" w:rsidR="0033254C" w:rsidRPr="0033254C" w:rsidRDefault="0033254C" w:rsidP="0033254C">
            <w:pPr>
              <w:rPr>
                <w:rFonts w:eastAsia="Times New Roman"/>
                <w:color w:val="000000"/>
              </w:rPr>
            </w:pPr>
            <w:r w:rsidRPr="0033254C">
              <w:rPr>
                <w:color w:val="000000"/>
              </w:rPr>
              <w:t>SERUM</w:t>
            </w:r>
          </w:p>
        </w:tc>
        <w:tc>
          <w:tcPr>
            <w:tcW w:w="3899" w:type="dxa"/>
            <w:tcBorders>
              <w:top w:val="nil"/>
              <w:left w:val="nil"/>
              <w:bottom w:val="nil"/>
              <w:right w:val="nil"/>
            </w:tcBorders>
            <w:shd w:val="clear" w:color="auto" w:fill="auto"/>
            <w:noWrap/>
            <w:vAlign w:val="center"/>
            <w:hideMark/>
          </w:tcPr>
          <w:p w14:paraId="638F7E19" w14:textId="17B718B2" w:rsidR="0033254C" w:rsidRPr="0033254C" w:rsidRDefault="0033254C" w:rsidP="0033254C">
            <w:pPr>
              <w:rPr>
                <w:rFonts w:eastAsia="Times New Roman"/>
                <w:i/>
                <w:iCs/>
                <w:color w:val="000000"/>
              </w:rPr>
            </w:pPr>
            <w:r w:rsidRPr="0033254C">
              <w:rPr>
                <w:i/>
                <w:iCs/>
                <w:color w:val="000000"/>
              </w:rPr>
              <w:t>Calcium</w:t>
            </w:r>
          </w:p>
        </w:tc>
      </w:tr>
      <w:tr w:rsidR="0033254C" w:rsidRPr="0033254C" w14:paraId="0951B9E3" w14:textId="77777777" w:rsidTr="0033254C">
        <w:trPr>
          <w:trHeight w:val="299"/>
        </w:trPr>
        <w:tc>
          <w:tcPr>
            <w:tcW w:w="3674" w:type="dxa"/>
            <w:tcBorders>
              <w:top w:val="nil"/>
              <w:left w:val="nil"/>
              <w:bottom w:val="nil"/>
              <w:right w:val="nil"/>
            </w:tcBorders>
            <w:shd w:val="clear" w:color="auto" w:fill="auto"/>
            <w:noWrap/>
            <w:vAlign w:val="center"/>
            <w:hideMark/>
          </w:tcPr>
          <w:p w14:paraId="064EC033" w14:textId="663B2FE4" w:rsidR="0033254C" w:rsidRPr="0033254C" w:rsidRDefault="0033254C" w:rsidP="0033254C">
            <w:pPr>
              <w:rPr>
                <w:rFonts w:eastAsia="Times New Roman"/>
                <w:color w:val="000000"/>
              </w:rPr>
            </w:pPr>
            <w:r w:rsidRPr="0033254C">
              <w:rPr>
                <w:color w:val="000000"/>
              </w:rPr>
              <w:t>CHOL</w:t>
            </w:r>
          </w:p>
        </w:tc>
        <w:tc>
          <w:tcPr>
            <w:tcW w:w="1787" w:type="dxa"/>
            <w:tcBorders>
              <w:top w:val="nil"/>
              <w:left w:val="nil"/>
              <w:bottom w:val="nil"/>
              <w:right w:val="nil"/>
            </w:tcBorders>
            <w:shd w:val="clear" w:color="auto" w:fill="auto"/>
            <w:noWrap/>
            <w:vAlign w:val="center"/>
            <w:hideMark/>
          </w:tcPr>
          <w:p w14:paraId="1630263E" w14:textId="07A925C2" w:rsidR="0033254C" w:rsidRPr="0033254C" w:rsidRDefault="0033254C" w:rsidP="0033254C">
            <w:pPr>
              <w:rPr>
                <w:rFonts w:eastAsia="Times New Roman"/>
                <w:color w:val="000000"/>
              </w:rPr>
            </w:pPr>
            <w:r w:rsidRPr="0033254C">
              <w:rPr>
                <w:color w:val="000000"/>
              </w:rPr>
              <w:t>SERUM</w:t>
            </w:r>
          </w:p>
        </w:tc>
        <w:tc>
          <w:tcPr>
            <w:tcW w:w="3899" w:type="dxa"/>
            <w:tcBorders>
              <w:top w:val="nil"/>
              <w:left w:val="nil"/>
              <w:bottom w:val="nil"/>
              <w:right w:val="nil"/>
            </w:tcBorders>
            <w:shd w:val="clear" w:color="auto" w:fill="auto"/>
            <w:noWrap/>
            <w:vAlign w:val="center"/>
            <w:hideMark/>
          </w:tcPr>
          <w:p w14:paraId="5037D776" w14:textId="7F1A347A" w:rsidR="0033254C" w:rsidRPr="0033254C" w:rsidRDefault="0033254C" w:rsidP="0033254C">
            <w:pPr>
              <w:rPr>
                <w:rFonts w:eastAsia="Times New Roman"/>
                <w:i/>
                <w:iCs/>
                <w:color w:val="000000"/>
              </w:rPr>
            </w:pPr>
            <w:r w:rsidRPr="0033254C">
              <w:rPr>
                <w:i/>
                <w:iCs/>
                <w:color w:val="000000"/>
              </w:rPr>
              <w:t>Cholesterol</w:t>
            </w:r>
          </w:p>
        </w:tc>
      </w:tr>
      <w:tr w:rsidR="0033254C" w:rsidRPr="0033254C" w14:paraId="07F1CDB2" w14:textId="77777777" w:rsidTr="0033254C">
        <w:trPr>
          <w:trHeight w:val="299"/>
        </w:trPr>
        <w:tc>
          <w:tcPr>
            <w:tcW w:w="3674" w:type="dxa"/>
            <w:tcBorders>
              <w:top w:val="nil"/>
              <w:left w:val="nil"/>
              <w:bottom w:val="nil"/>
              <w:right w:val="nil"/>
            </w:tcBorders>
            <w:shd w:val="clear" w:color="auto" w:fill="auto"/>
            <w:noWrap/>
            <w:vAlign w:val="center"/>
            <w:hideMark/>
          </w:tcPr>
          <w:p w14:paraId="1F550226" w14:textId="2B5C2495" w:rsidR="0033254C" w:rsidRPr="0033254C" w:rsidRDefault="0033254C" w:rsidP="0033254C">
            <w:pPr>
              <w:rPr>
                <w:rFonts w:eastAsia="Times New Roman"/>
                <w:color w:val="000000"/>
              </w:rPr>
            </w:pPr>
            <w:r w:rsidRPr="0033254C">
              <w:rPr>
                <w:color w:val="000000"/>
              </w:rPr>
              <w:t>CK</w:t>
            </w:r>
          </w:p>
        </w:tc>
        <w:tc>
          <w:tcPr>
            <w:tcW w:w="1787" w:type="dxa"/>
            <w:tcBorders>
              <w:top w:val="nil"/>
              <w:left w:val="nil"/>
              <w:bottom w:val="nil"/>
              <w:right w:val="nil"/>
            </w:tcBorders>
            <w:shd w:val="clear" w:color="auto" w:fill="auto"/>
            <w:noWrap/>
            <w:vAlign w:val="center"/>
            <w:hideMark/>
          </w:tcPr>
          <w:p w14:paraId="1B4026A0" w14:textId="1AE7778C" w:rsidR="0033254C" w:rsidRPr="0033254C" w:rsidRDefault="0033254C" w:rsidP="0033254C">
            <w:pPr>
              <w:rPr>
                <w:rFonts w:eastAsia="Times New Roman"/>
                <w:color w:val="000000"/>
              </w:rPr>
            </w:pPr>
            <w:r w:rsidRPr="0033254C">
              <w:rPr>
                <w:color w:val="000000"/>
              </w:rPr>
              <w:t>SERUM</w:t>
            </w:r>
          </w:p>
        </w:tc>
        <w:tc>
          <w:tcPr>
            <w:tcW w:w="3899" w:type="dxa"/>
            <w:tcBorders>
              <w:top w:val="nil"/>
              <w:left w:val="nil"/>
              <w:bottom w:val="nil"/>
              <w:right w:val="nil"/>
            </w:tcBorders>
            <w:shd w:val="clear" w:color="auto" w:fill="auto"/>
            <w:noWrap/>
            <w:vAlign w:val="center"/>
            <w:hideMark/>
          </w:tcPr>
          <w:p w14:paraId="07169228" w14:textId="3CE1FE9E" w:rsidR="0033254C" w:rsidRPr="0033254C" w:rsidRDefault="0033254C" w:rsidP="0033254C">
            <w:pPr>
              <w:rPr>
                <w:rFonts w:eastAsia="Times New Roman"/>
                <w:i/>
                <w:iCs/>
                <w:color w:val="000000"/>
              </w:rPr>
            </w:pPr>
            <w:r w:rsidRPr="0033254C">
              <w:rPr>
                <w:i/>
                <w:iCs/>
                <w:color w:val="000000"/>
              </w:rPr>
              <w:t>Creatine Kinase</w:t>
            </w:r>
          </w:p>
        </w:tc>
      </w:tr>
      <w:tr w:rsidR="0033254C" w:rsidRPr="0033254C" w14:paraId="2CDA256B" w14:textId="77777777" w:rsidTr="0033254C">
        <w:trPr>
          <w:trHeight w:val="299"/>
        </w:trPr>
        <w:tc>
          <w:tcPr>
            <w:tcW w:w="3674" w:type="dxa"/>
            <w:tcBorders>
              <w:top w:val="nil"/>
              <w:left w:val="nil"/>
              <w:bottom w:val="nil"/>
              <w:right w:val="nil"/>
            </w:tcBorders>
            <w:shd w:val="clear" w:color="auto" w:fill="auto"/>
            <w:noWrap/>
            <w:vAlign w:val="center"/>
            <w:hideMark/>
          </w:tcPr>
          <w:p w14:paraId="626CCBE0" w14:textId="44F1B52F" w:rsidR="0033254C" w:rsidRPr="0033254C" w:rsidRDefault="0033254C" w:rsidP="0033254C">
            <w:pPr>
              <w:rPr>
                <w:rFonts w:eastAsia="Times New Roman"/>
                <w:color w:val="000000"/>
              </w:rPr>
            </w:pPr>
            <w:r w:rsidRPr="0033254C">
              <w:rPr>
                <w:color w:val="000000"/>
              </w:rPr>
              <w:t>CL</w:t>
            </w:r>
          </w:p>
        </w:tc>
        <w:tc>
          <w:tcPr>
            <w:tcW w:w="1787" w:type="dxa"/>
            <w:tcBorders>
              <w:top w:val="nil"/>
              <w:left w:val="nil"/>
              <w:bottom w:val="nil"/>
              <w:right w:val="nil"/>
            </w:tcBorders>
            <w:shd w:val="clear" w:color="auto" w:fill="auto"/>
            <w:noWrap/>
            <w:vAlign w:val="center"/>
            <w:hideMark/>
          </w:tcPr>
          <w:p w14:paraId="02D642A5" w14:textId="07C0B859" w:rsidR="0033254C" w:rsidRPr="0033254C" w:rsidRDefault="0033254C" w:rsidP="0033254C">
            <w:pPr>
              <w:rPr>
                <w:rFonts w:eastAsia="Times New Roman"/>
                <w:color w:val="000000"/>
              </w:rPr>
            </w:pPr>
            <w:r w:rsidRPr="0033254C">
              <w:rPr>
                <w:color w:val="000000"/>
              </w:rPr>
              <w:t>SERUM</w:t>
            </w:r>
          </w:p>
        </w:tc>
        <w:tc>
          <w:tcPr>
            <w:tcW w:w="3899" w:type="dxa"/>
            <w:tcBorders>
              <w:top w:val="nil"/>
              <w:left w:val="nil"/>
              <w:bottom w:val="nil"/>
              <w:right w:val="nil"/>
            </w:tcBorders>
            <w:shd w:val="clear" w:color="auto" w:fill="auto"/>
            <w:noWrap/>
            <w:vAlign w:val="center"/>
            <w:hideMark/>
          </w:tcPr>
          <w:p w14:paraId="70C7677D" w14:textId="076CF3DF" w:rsidR="0033254C" w:rsidRPr="0033254C" w:rsidRDefault="0033254C" w:rsidP="0033254C">
            <w:pPr>
              <w:rPr>
                <w:rFonts w:eastAsia="Times New Roman"/>
                <w:i/>
                <w:iCs/>
                <w:color w:val="000000"/>
              </w:rPr>
            </w:pPr>
            <w:r w:rsidRPr="0033254C">
              <w:rPr>
                <w:i/>
                <w:iCs/>
                <w:color w:val="000000"/>
              </w:rPr>
              <w:t>Chloride</w:t>
            </w:r>
          </w:p>
        </w:tc>
      </w:tr>
      <w:tr w:rsidR="0033254C" w:rsidRPr="0033254C" w14:paraId="688DB838" w14:textId="77777777" w:rsidTr="0033254C">
        <w:trPr>
          <w:trHeight w:val="299"/>
        </w:trPr>
        <w:tc>
          <w:tcPr>
            <w:tcW w:w="3674" w:type="dxa"/>
            <w:tcBorders>
              <w:top w:val="nil"/>
              <w:left w:val="nil"/>
              <w:bottom w:val="nil"/>
              <w:right w:val="nil"/>
            </w:tcBorders>
            <w:shd w:val="clear" w:color="auto" w:fill="auto"/>
            <w:noWrap/>
            <w:vAlign w:val="center"/>
            <w:hideMark/>
          </w:tcPr>
          <w:p w14:paraId="47DA3FC7" w14:textId="79D454B3" w:rsidR="0033254C" w:rsidRPr="0033254C" w:rsidRDefault="0033254C" w:rsidP="0033254C">
            <w:pPr>
              <w:rPr>
                <w:rFonts w:eastAsia="Times New Roman"/>
                <w:color w:val="000000"/>
              </w:rPr>
            </w:pPr>
            <w:r w:rsidRPr="0033254C">
              <w:rPr>
                <w:color w:val="000000"/>
              </w:rPr>
              <w:t>CREAT</w:t>
            </w:r>
          </w:p>
        </w:tc>
        <w:tc>
          <w:tcPr>
            <w:tcW w:w="1787" w:type="dxa"/>
            <w:tcBorders>
              <w:top w:val="nil"/>
              <w:left w:val="nil"/>
              <w:bottom w:val="nil"/>
              <w:right w:val="nil"/>
            </w:tcBorders>
            <w:shd w:val="clear" w:color="auto" w:fill="auto"/>
            <w:noWrap/>
            <w:vAlign w:val="center"/>
            <w:hideMark/>
          </w:tcPr>
          <w:p w14:paraId="1ACDA131" w14:textId="61C25B0D" w:rsidR="0033254C" w:rsidRPr="0033254C" w:rsidRDefault="0033254C" w:rsidP="0033254C">
            <w:pPr>
              <w:rPr>
                <w:rFonts w:eastAsia="Times New Roman"/>
                <w:color w:val="000000"/>
              </w:rPr>
            </w:pPr>
            <w:r w:rsidRPr="0033254C">
              <w:rPr>
                <w:color w:val="000000"/>
              </w:rPr>
              <w:t>SERUM</w:t>
            </w:r>
          </w:p>
        </w:tc>
        <w:tc>
          <w:tcPr>
            <w:tcW w:w="3899" w:type="dxa"/>
            <w:tcBorders>
              <w:top w:val="nil"/>
              <w:left w:val="nil"/>
              <w:bottom w:val="nil"/>
              <w:right w:val="nil"/>
            </w:tcBorders>
            <w:shd w:val="clear" w:color="auto" w:fill="auto"/>
            <w:noWrap/>
            <w:vAlign w:val="center"/>
            <w:hideMark/>
          </w:tcPr>
          <w:p w14:paraId="5DAD9DDB" w14:textId="782BDDA8" w:rsidR="0033254C" w:rsidRPr="0033254C" w:rsidRDefault="0033254C" w:rsidP="0033254C">
            <w:pPr>
              <w:rPr>
                <w:rFonts w:eastAsia="Times New Roman"/>
                <w:i/>
                <w:iCs/>
                <w:color w:val="000000"/>
              </w:rPr>
            </w:pPr>
            <w:r w:rsidRPr="0033254C">
              <w:rPr>
                <w:i/>
                <w:iCs/>
                <w:color w:val="000000"/>
              </w:rPr>
              <w:t>Creatinine</w:t>
            </w:r>
          </w:p>
        </w:tc>
      </w:tr>
      <w:tr w:rsidR="0033254C" w:rsidRPr="0033254C" w14:paraId="216487CB" w14:textId="77777777" w:rsidTr="0033254C">
        <w:trPr>
          <w:trHeight w:val="299"/>
        </w:trPr>
        <w:tc>
          <w:tcPr>
            <w:tcW w:w="3674" w:type="dxa"/>
            <w:tcBorders>
              <w:top w:val="nil"/>
              <w:left w:val="nil"/>
              <w:bottom w:val="nil"/>
              <w:right w:val="nil"/>
            </w:tcBorders>
            <w:shd w:val="clear" w:color="auto" w:fill="auto"/>
            <w:noWrap/>
            <w:vAlign w:val="center"/>
            <w:hideMark/>
          </w:tcPr>
          <w:p w14:paraId="1FE11822" w14:textId="45E3715D" w:rsidR="0033254C" w:rsidRPr="0033254C" w:rsidRDefault="0033254C" w:rsidP="0033254C">
            <w:pPr>
              <w:rPr>
                <w:rFonts w:eastAsia="Times New Roman"/>
                <w:color w:val="000000"/>
              </w:rPr>
            </w:pPr>
            <w:r w:rsidRPr="0033254C">
              <w:rPr>
                <w:color w:val="000000"/>
              </w:rPr>
              <w:t>EOS</w:t>
            </w:r>
          </w:p>
        </w:tc>
        <w:tc>
          <w:tcPr>
            <w:tcW w:w="1787" w:type="dxa"/>
            <w:tcBorders>
              <w:top w:val="nil"/>
              <w:left w:val="nil"/>
              <w:bottom w:val="nil"/>
              <w:right w:val="nil"/>
            </w:tcBorders>
            <w:shd w:val="clear" w:color="auto" w:fill="auto"/>
            <w:noWrap/>
            <w:vAlign w:val="center"/>
            <w:hideMark/>
          </w:tcPr>
          <w:p w14:paraId="19679763" w14:textId="069F8AD6" w:rsidR="0033254C" w:rsidRPr="0033254C" w:rsidRDefault="0033254C" w:rsidP="0033254C">
            <w:pPr>
              <w:rPr>
                <w:rFonts w:eastAsia="Times New Roman"/>
                <w:color w:val="000000"/>
              </w:rPr>
            </w:pPr>
            <w:r w:rsidRPr="0033254C">
              <w:rPr>
                <w:color w:val="000000"/>
              </w:rPr>
              <w:t>WHOLE BLOOD</w:t>
            </w:r>
          </w:p>
        </w:tc>
        <w:tc>
          <w:tcPr>
            <w:tcW w:w="3899" w:type="dxa"/>
            <w:tcBorders>
              <w:top w:val="nil"/>
              <w:left w:val="nil"/>
              <w:bottom w:val="nil"/>
              <w:right w:val="nil"/>
            </w:tcBorders>
            <w:shd w:val="clear" w:color="auto" w:fill="auto"/>
            <w:noWrap/>
            <w:vAlign w:val="center"/>
            <w:hideMark/>
          </w:tcPr>
          <w:p w14:paraId="36276BEF" w14:textId="319DE160" w:rsidR="0033254C" w:rsidRPr="0033254C" w:rsidRDefault="0033254C" w:rsidP="0033254C">
            <w:pPr>
              <w:rPr>
                <w:rFonts w:eastAsia="Times New Roman"/>
                <w:i/>
                <w:iCs/>
                <w:color w:val="000000"/>
              </w:rPr>
            </w:pPr>
            <w:r w:rsidRPr="0033254C">
              <w:rPr>
                <w:i/>
                <w:iCs/>
                <w:color w:val="000000"/>
              </w:rPr>
              <w:t>Eosinophils</w:t>
            </w:r>
          </w:p>
        </w:tc>
      </w:tr>
      <w:tr w:rsidR="0033254C" w:rsidRPr="0033254C" w14:paraId="2B571043" w14:textId="77777777" w:rsidTr="0033254C">
        <w:trPr>
          <w:trHeight w:val="299"/>
        </w:trPr>
        <w:tc>
          <w:tcPr>
            <w:tcW w:w="3674" w:type="dxa"/>
            <w:tcBorders>
              <w:top w:val="nil"/>
              <w:left w:val="nil"/>
              <w:bottom w:val="nil"/>
              <w:right w:val="nil"/>
            </w:tcBorders>
            <w:shd w:val="clear" w:color="auto" w:fill="auto"/>
            <w:noWrap/>
            <w:vAlign w:val="center"/>
            <w:hideMark/>
          </w:tcPr>
          <w:p w14:paraId="28BA33AA" w14:textId="10DBEB1B" w:rsidR="0033254C" w:rsidRPr="0033254C" w:rsidRDefault="0033254C" w:rsidP="0033254C">
            <w:pPr>
              <w:rPr>
                <w:rFonts w:eastAsia="Times New Roman"/>
                <w:color w:val="000000"/>
              </w:rPr>
            </w:pPr>
            <w:r w:rsidRPr="0033254C">
              <w:rPr>
                <w:color w:val="000000"/>
              </w:rPr>
              <w:t>FIBRINO</w:t>
            </w:r>
          </w:p>
        </w:tc>
        <w:tc>
          <w:tcPr>
            <w:tcW w:w="1787" w:type="dxa"/>
            <w:tcBorders>
              <w:top w:val="nil"/>
              <w:left w:val="nil"/>
              <w:bottom w:val="nil"/>
              <w:right w:val="nil"/>
            </w:tcBorders>
            <w:shd w:val="clear" w:color="auto" w:fill="auto"/>
            <w:noWrap/>
            <w:vAlign w:val="center"/>
            <w:hideMark/>
          </w:tcPr>
          <w:p w14:paraId="0A5CCE16" w14:textId="5FD72C5F" w:rsidR="0033254C" w:rsidRPr="0033254C" w:rsidRDefault="0033254C" w:rsidP="0033254C">
            <w:pPr>
              <w:rPr>
                <w:rFonts w:eastAsia="Times New Roman"/>
                <w:color w:val="000000"/>
              </w:rPr>
            </w:pPr>
            <w:r w:rsidRPr="0033254C">
              <w:rPr>
                <w:color w:val="000000"/>
              </w:rPr>
              <w:t>PLASMA</w:t>
            </w:r>
          </w:p>
        </w:tc>
        <w:tc>
          <w:tcPr>
            <w:tcW w:w="3899" w:type="dxa"/>
            <w:tcBorders>
              <w:top w:val="nil"/>
              <w:left w:val="nil"/>
              <w:bottom w:val="nil"/>
              <w:right w:val="nil"/>
            </w:tcBorders>
            <w:shd w:val="clear" w:color="auto" w:fill="auto"/>
            <w:noWrap/>
            <w:vAlign w:val="center"/>
            <w:hideMark/>
          </w:tcPr>
          <w:p w14:paraId="255AE6DA" w14:textId="5CCE0FE0" w:rsidR="0033254C" w:rsidRPr="0033254C" w:rsidRDefault="0033254C" w:rsidP="0033254C">
            <w:pPr>
              <w:rPr>
                <w:rFonts w:eastAsia="Times New Roman"/>
                <w:i/>
                <w:iCs/>
                <w:color w:val="000000"/>
              </w:rPr>
            </w:pPr>
            <w:r w:rsidRPr="0033254C">
              <w:rPr>
                <w:i/>
                <w:iCs/>
                <w:color w:val="000000"/>
              </w:rPr>
              <w:t>Fibrinogen</w:t>
            </w:r>
          </w:p>
        </w:tc>
      </w:tr>
      <w:tr w:rsidR="0033254C" w:rsidRPr="0033254C" w14:paraId="53745764" w14:textId="77777777" w:rsidTr="0033254C">
        <w:trPr>
          <w:trHeight w:val="299"/>
        </w:trPr>
        <w:tc>
          <w:tcPr>
            <w:tcW w:w="3674" w:type="dxa"/>
            <w:tcBorders>
              <w:top w:val="nil"/>
              <w:left w:val="nil"/>
              <w:bottom w:val="nil"/>
              <w:right w:val="nil"/>
            </w:tcBorders>
            <w:shd w:val="clear" w:color="auto" w:fill="auto"/>
            <w:noWrap/>
            <w:vAlign w:val="center"/>
            <w:hideMark/>
          </w:tcPr>
          <w:p w14:paraId="4617B6BA" w14:textId="6843FCA2" w:rsidR="0033254C" w:rsidRPr="0033254C" w:rsidRDefault="0033254C" w:rsidP="0033254C">
            <w:pPr>
              <w:rPr>
                <w:rFonts w:eastAsia="Times New Roman"/>
                <w:color w:val="000000"/>
              </w:rPr>
            </w:pPr>
            <w:r w:rsidRPr="0033254C">
              <w:rPr>
                <w:color w:val="000000"/>
              </w:rPr>
              <w:t>GGT</w:t>
            </w:r>
          </w:p>
        </w:tc>
        <w:tc>
          <w:tcPr>
            <w:tcW w:w="1787" w:type="dxa"/>
            <w:tcBorders>
              <w:top w:val="nil"/>
              <w:left w:val="nil"/>
              <w:bottom w:val="nil"/>
              <w:right w:val="nil"/>
            </w:tcBorders>
            <w:shd w:val="clear" w:color="auto" w:fill="auto"/>
            <w:noWrap/>
            <w:vAlign w:val="center"/>
            <w:hideMark/>
          </w:tcPr>
          <w:p w14:paraId="16C9D5FD" w14:textId="133FC126" w:rsidR="0033254C" w:rsidRPr="0033254C" w:rsidRDefault="0033254C" w:rsidP="0033254C">
            <w:pPr>
              <w:rPr>
                <w:rFonts w:eastAsia="Times New Roman"/>
                <w:color w:val="000000"/>
              </w:rPr>
            </w:pPr>
            <w:r w:rsidRPr="0033254C">
              <w:rPr>
                <w:color w:val="000000"/>
              </w:rPr>
              <w:t>SERUM</w:t>
            </w:r>
          </w:p>
        </w:tc>
        <w:tc>
          <w:tcPr>
            <w:tcW w:w="3899" w:type="dxa"/>
            <w:tcBorders>
              <w:top w:val="nil"/>
              <w:left w:val="nil"/>
              <w:bottom w:val="nil"/>
              <w:right w:val="nil"/>
            </w:tcBorders>
            <w:shd w:val="clear" w:color="auto" w:fill="auto"/>
            <w:noWrap/>
            <w:vAlign w:val="center"/>
            <w:hideMark/>
          </w:tcPr>
          <w:p w14:paraId="58230B46" w14:textId="0FE190AB" w:rsidR="0033254C" w:rsidRPr="0033254C" w:rsidRDefault="0033254C" w:rsidP="0033254C">
            <w:pPr>
              <w:rPr>
                <w:rFonts w:eastAsia="Times New Roman"/>
                <w:i/>
                <w:iCs/>
                <w:color w:val="000000"/>
              </w:rPr>
            </w:pPr>
            <w:r w:rsidRPr="0033254C">
              <w:rPr>
                <w:i/>
                <w:iCs/>
                <w:color w:val="000000"/>
              </w:rPr>
              <w:t>Gamma Glutamyl Transferase</w:t>
            </w:r>
          </w:p>
        </w:tc>
      </w:tr>
      <w:tr w:rsidR="0033254C" w:rsidRPr="0033254C" w14:paraId="57911EA3" w14:textId="77777777" w:rsidTr="0033254C">
        <w:trPr>
          <w:trHeight w:val="299"/>
        </w:trPr>
        <w:tc>
          <w:tcPr>
            <w:tcW w:w="3674" w:type="dxa"/>
            <w:tcBorders>
              <w:top w:val="nil"/>
              <w:left w:val="nil"/>
              <w:bottom w:val="nil"/>
              <w:right w:val="nil"/>
            </w:tcBorders>
            <w:shd w:val="clear" w:color="auto" w:fill="auto"/>
            <w:noWrap/>
            <w:vAlign w:val="center"/>
            <w:hideMark/>
          </w:tcPr>
          <w:p w14:paraId="314984CD" w14:textId="5B77BCFF" w:rsidR="0033254C" w:rsidRPr="0033254C" w:rsidRDefault="0033254C" w:rsidP="0033254C">
            <w:pPr>
              <w:rPr>
                <w:rFonts w:eastAsia="Times New Roman"/>
                <w:color w:val="000000"/>
              </w:rPr>
            </w:pPr>
            <w:r w:rsidRPr="0033254C">
              <w:rPr>
                <w:color w:val="000000"/>
              </w:rPr>
              <w:t>GLOBUL</w:t>
            </w:r>
          </w:p>
        </w:tc>
        <w:tc>
          <w:tcPr>
            <w:tcW w:w="1787" w:type="dxa"/>
            <w:tcBorders>
              <w:top w:val="nil"/>
              <w:left w:val="nil"/>
              <w:bottom w:val="nil"/>
              <w:right w:val="nil"/>
            </w:tcBorders>
            <w:shd w:val="clear" w:color="auto" w:fill="auto"/>
            <w:noWrap/>
            <w:vAlign w:val="center"/>
            <w:hideMark/>
          </w:tcPr>
          <w:p w14:paraId="6C786E68" w14:textId="1B9A6A6A" w:rsidR="0033254C" w:rsidRPr="0033254C" w:rsidRDefault="0033254C" w:rsidP="0033254C">
            <w:pPr>
              <w:rPr>
                <w:rFonts w:eastAsia="Times New Roman"/>
                <w:color w:val="000000"/>
              </w:rPr>
            </w:pPr>
            <w:r w:rsidRPr="0033254C">
              <w:rPr>
                <w:color w:val="000000"/>
              </w:rPr>
              <w:t>SERUM</w:t>
            </w:r>
          </w:p>
        </w:tc>
        <w:tc>
          <w:tcPr>
            <w:tcW w:w="3899" w:type="dxa"/>
            <w:tcBorders>
              <w:top w:val="nil"/>
              <w:left w:val="nil"/>
              <w:bottom w:val="nil"/>
              <w:right w:val="nil"/>
            </w:tcBorders>
            <w:shd w:val="clear" w:color="auto" w:fill="auto"/>
            <w:noWrap/>
            <w:vAlign w:val="center"/>
            <w:hideMark/>
          </w:tcPr>
          <w:p w14:paraId="633085FD" w14:textId="0DF12DF1" w:rsidR="0033254C" w:rsidRPr="0033254C" w:rsidRDefault="0033254C" w:rsidP="0033254C">
            <w:pPr>
              <w:rPr>
                <w:rFonts w:eastAsia="Times New Roman"/>
                <w:i/>
                <w:iCs/>
                <w:color w:val="000000"/>
              </w:rPr>
            </w:pPr>
            <w:r w:rsidRPr="0033254C">
              <w:rPr>
                <w:i/>
                <w:iCs/>
                <w:color w:val="000000"/>
              </w:rPr>
              <w:t>Globulin</w:t>
            </w:r>
          </w:p>
        </w:tc>
      </w:tr>
      <w:tr w:rsidR="0033254C" w:rsidRPr="0033254C" w14:paraId="60116C06" w14:textId="77777777" w:rsidTr="0033254C">
        <w:trPr>
          <w:trHeight w:val="299"/>
        </w:trPr>
        <w:tc>
          <w:tcPr>
            <w:tcW w:w="3674" w:type="dxa"/>
            <w:tcBorders>
              <w:top w:val="nil"/>
              <w:left w:val="nil"/>
              <w:bottom w:val="nil"/>
              <w:right w:val="nil"/>
            </w:tcBorders>
            <w:shd w:val="clear" w:color="auto" w:fill="auto"/>
            <w:noWrap/>
            <w:vAlign w:val="center"/>
            <w:hideMark/>
          </w:tcPr>
          <w:p w14:paraId="75514A59" w14:textId="787C2A53" w:rsidR="0033254C" w:rsidRPr="0033254C" w:rsidRDefault="0033254C" w:rsidP="0033254C">
            <w:pPr>
              <w:rPr>
                <w:rFonts w:eastAsia="Times New Roman"/>
                <w:color w:val="000000"/>
              </w:rPr>
            </w:pPr>
            <w:r w:rsidRPr="0033254C">
              <w:rPr>
                <w:color w:val="000000"/>
              </w:rPr>
              <w:t>GLUC</w:t>
            </w:r>
          </w:p>
        </w:tc>
        <w:tc>
          <w:tcPr>
            <w:tcW w:w="1787" w:type="dxa"/>
            <w:tcBorders>
              <w:top w:val="nil"/>
              <w:left w:val="nil"/>
              <w:bottom w:val="nil"/>
              <w:right w:val="nil"/>
            </w:tcBorders>
            <w:shd w:val="clear" w:color="auto" w:fill="auto"/>
            <w:noWrap/>
            <w:vAlign w:val="center"/>
            <w:hideMark/>
          </w:tcPr>
          <w:p w14:paraId="4A9E3131" w14:textId="4E709FB2" w:rsidR="0033254C" w:rsidRPr="0033254C" w:rsidRDefault="0033254C" w:rsidP="0033254C">
            <w:pPr>
              <w:rPr>
                <w:rFonts w:eastAsia="Times New Roman"/>
                <w:color w:val="000000"/>
              </w:rPr>
            </w:pPr>
            <w:r w:rsidRPr="0033254C">
              <w:rPr>
                <w:color w:val="000000"/>
              </w:rPr>
              <w:t>SERUM</w:t>
            </w:r>
          </w:p>
        </w:tc>
        <w:tc>
          <w:tcPr>
            <w:tcW w:w="3899" w:type="dxa"/>
            <w:tcBorders>
              <w:top w:val="nil"/>
              <w:left w:val="nil"/>
              <w:bottom w:val="nil"/>
              <w:right w:val="nil"/>
            </w:tcBorders>
            <w:shd w:val="clear" w:color="auto" w:fill="auto"/>
            <w:noWrap/>
            <w:vAlign w:val="center"/>
            <w:hideMark/>
          </w:tcPr>
          <w:p w14:paraId="31D1FE31" w14:textId="51AB5F15" w:rsidR="0033254C" w:rsidRPr="0033254C" w:rsidRDefault="0033254C" w:rsidP="0033254C">
            <w:pPr>
              <w:rPr>
                <w:rFonts w:eastAsia="Times New Roman"/>
                <w:i/>
                <w:iCs/>
                <w:color w:val="000000"/>
              </w:rPr>
            </w:pPr>
            <w:r w:rsidRPr="0033254C">
              <w:rPr>
                <w:i/>
                <w:iCs/>
                <w:color w:val="000000"/>
              </w:rPr>
              <w:t>Glucose</w:t>
            </w:r>
          </w:p>
        </w:tc>
      </w:tr>
      <w:tr w:rsidR="0033254C" w:rsidRPr="0033254C" w14:paraId="38D79165" w14:textId="77777777" w:rsidTr="0033254C">
        <w:trPr>
          <w:trHeight w:val="299"/>
        </w:trPr>
        <w:tc>
          <w:tcPr>
            <w:tcW w:w="3674" w:type="dxa"/>
            <w:tcBorders>
              <w:top w:val="nil"/>
              <w:left w:val="nil"/>
              <w:bottom w:val="nil"/>
              <w:right w:val="nil"/>
            </w:tcBorders>
            <w:shd w:val="clear" w:color="auto" w:fill="auto"/>
            <w:noWrap/>
            <w:vAlign w:val="center"/>
            <w:hideMark/>
          </w:tcPr>
          <w:p w14:paraId="176A144C" w14:textId="366B864A" w:rsidR="0033254C" w:rsidRPr="0033254C" w:rsidRDefault="0033254C" w:rsidP="0033254C">
            <w:pPr>
              <w:rPr>
                <w:rFonts w:eastAsia="Times New Roman"/>
                <w:color w:val="000000"/>
              </w:rPr>
            </w:pPr>
            <w:r w:rsidRPr="0033254C">
              <w:rPr>
                <w:color w:val="000000"/>
              </w:rPr>
              <w:t>HCT</w:t>
            </w:r>
          </w:p>
        </w:tc>
        <w:tc>
          <w:tcPr>
            <w:tcW w:w="1787" w:type="dxa"/>
            <w:tcBorders>
              <w:top w:val="nil"/>
              <w:left w:val="nil"/>
              <w:bottom w:val="nil"/>
              <w:right w:val="nil"/>
            </w:tcBorders>
            <w:shd w:val="clear" w:color="auto" w:fill="auto"/>
            <w:noWrap/>
            <w:vAlign w:val="center"/>
            <w:hideMark/>
          </w:tcPr>
          <w:p w14:paraId="5B997396" w14:textId="560BA0AB" w:rsidR="0033254C" w:rsidRPr="0033254C" w:rsidRDefault="0033254C" w:rsidP="0033254C">
            <w:pPr>
              <w:rPr>
                <w:rFonts w:eastAsia="Times New Roman"/>
                <w:color w:val="000000"/>
              </w:rPr>
            </w:pPr>
            <w:r w:rsidRPr="0033254C">
              <w:rPr>
                <w:color w:val="000000"/>
              </w:rPr>
              <w:t>WHOLE BLOOD</w:t>
            </w:r>
          </w:p>
        </w:tc>
        <w:tc>
          <w:tcPr>
            <w:tcW w:w="3899" w:type="dxa"/>
            <w:tcBorders>
              <w:top w:val="nil"/>
              <w:left w:val="nil"/>
              <w:bottom w:val="nil"/>
              <w:right w:val="nil"/>
            </w:tcBorders>
            <w:shd w:val="clear" w:color="auto" w:fill="auto"/>
            <w:noWrap/>
            <w:vAlign w:val="center"/>
            <w:hideMark/>
          </w:tcPr>
          <w:p w14:paraId="28F42260" w14:textId="171FAD85" w:rsidR="0033254C" w:rsidRPr="0033254C" w:rsidRDefault="0033254C" w:rsidP="0033254C">
            <w:pPr>
              <w:rPr>
                <w:rFonts w:eastAsia="Times New Roman"/>
                <w:i/>
                <w:iCs/>
                <w:color w:val="000000"/>
              </w:rPr>
            </w:pPr>
            <w:r w:rsidRPr="0033254C">
              <w:rPr>
                <w:i/>
                <w:iCs/>
                <w:color w:val="000000"/>
              </w:rPr>
              <w:t>Hematocrit</w:t>
            </w:r>
          </w:p>
        </w:tc>
      </w:tr>
      <w:tr w:rsidR="0033254C" w:rsidRPr="0033254C" w14:paraId="49BE3FE7" w14:textId="77777777" w:rsidTr="0033254C">
        <w:trPr>
          <w:trHeight w:val="299"/>
        </w:trPr>
        <w:tc>
          <w:tcPr>
            <w:tcW w:w="3674" w:type="dxa"/>
            <w:tcBorders>
              <w:top w:val="nil"/>
              <w:left w:val="nil"/>
              <w:bottom w:val="nil"/>
              <w:right w:val="nil"/>
            </w:tcBorders>
            <w:shd w:val="clear" w:color="auto" w:fill="auto"/>
            <w:noWrap/>
            <w:vAlign w:val="center"/>
            <w:hideMark/>
          </w:tcPr>
          <w:p w14:paraId="40F1A556" w14:textId="35508249" w:rsidR="0033254C" w:rsidRPr="0033254C" w:rsidRDefault="0033254C" w:rsidP="0033254C">
            <w:pPr>
              <w:rPr>
                <w:rFonts w:eastAsia="Times New Roman"/>
                <w:color w:val="000000"/>
              </w:rPr>
            </w:pPr>
            <w:r w:rsidRPr="0033254C">
              <w:rPr>
                <w:color w:val="000000"/>
              </w:rPr>
              <w:t>HGB</w:t>
            </w:r>
          </w:p>
        </w:tc>
        <w:tc>
          <w:tcPr>
            <w:tcW w:w="1787" w:type="dxa"/>
            <w:tcBorders>
              <w:top w:val="nil"/>
              <w:left w:val="nil"/>
              <w:bottom w:val="nil"/>
              <w:right w:val="nil"/>
            </w:tcBorders>
            <w:shd w:val="clear" w:color="auto" w:fill="auto"/>
            <w:noWrap/>
            <w:vAlign w:val="center"/>
            <w:hideMark/>
          </w:tcPr>
          <w:p w14:paraId="11609F53" w14:textId="6CA3027C" w:rsidR="0033254C" w:rsidRPr="0033254C" w:rsidRDefault="0033254C" w:rsidP="0033254C">
            <w:pPr>
              <w:rPr>
                <w:rFonts w:eastAsia="Times New Roman"/>
                <w:color w:val="000000"/>
              </w:rPr>
            </w:pPr>
            <w:r w:rsidRPr="0033254C">
              <w:rPr>
                <w:color w:val="000000"/>
              </w:rPr>
              <w:t>WHOLE BLOOD</w:t>
            </w:r>
          </w:p>
        </w:tc>
        <w:tc>
          <w:tcPr>
            <w:tcW w:w="3899" w:type="dxa"/>
            <w:tcBorders>
              <w:top w:val="nil"/>
              <w:left w:val="nil"/>
              <w:bottom w:val="nil"/>
              <w:right w:val="nil"/>
            </w:tcBorders>
            <w:shd w:val="clear" w:color="auto" w:fill="auto"/>
            <w:noWrap/>
            <w:vAlign w:val="center"/>
            <w:hideMark/>
          </w:tcPr>
          <w:p w14:paraId="42CCE6C7" w14:textId="44A33254" w:rsidR="0033254C" w:rsidRPr="0033254C" w:rsidRDefault="0033254C" w:rsidP="0033254C">
            <w:pPr>
              <w:rPr>
                <w:rFonts w:eastAsia="Times New Roman"/>
                <w:i/>
                <w:iCs/>
                <w:color w:val="000000"/>
              </w:rPr>
            </w:pPr>
            <w:r w:rsidRPr="0033254C">
              <w:rPr>
                <w:i/>
                <w:iCs/>
                <w:color w:val="000000"/>
              </w:rPr>
              <w:t>Hemoglobin</w:t>
            </w:r>
          </w:p>
        </w:tc>
      </w:tr>
      <w:tr w:rsidR="0033254C" w:rsidRPr="0033254C" w14:paraId="61A639DE" w14:textId="77777777" w:rsidTr="0033254C">
        <w:trPr>
          <w:trHeight w:val="299"/>
        </w:trPr>
        <w:tc>
          <w:tcPr>
            <w:tcW w:w="3674" w:type="dxa"/>
            <w:tcBorders>
              <w:top w:val="nil"/>
              <w:left w:val="nil"/>
              <w:bottom w:val="nil"/>
              <w:right w:val="nil"/>
            </w:tcBorders>
            <w:shd w:val="clear" w:color="auto" w:fill="auto"/>
            <w:noWrap/>
            <w:vAlign w:val="center"/>
            <w:hideMark/>
          </w:tcPr>
          <w:p w14:paraId="22A65211" w14:textId="43CE8DEB" w:rsidR="0033254C" w:rsidRPr="0033254C" w:rsidRDefault="0033254C" w:rsidP="0033254C">
            <w:pPr>
              <w:rPr>
                <w:rFonts w:eastAsia="Times New Roman"/>
                <w:color w:val="000000"/>
              </w:rPr>
            </w:pPr>
            <w:r w:rsidRPr="0033254C">
              <w:rPr>
                <w:color w:val="000000"/>
              </w:rPr>
              <w:t>K</w:t>
            </w:r>
          </w:p>
        </w:tc>
        <w:tc>
          <w:tcPr>
            <w:tcW w:w="1787" w:type="dxa"/>
            <w:tcBorders>
              <w:top w:val="nil"/>
              <w:left w:val="nil"/>
              <w:bottom w:val="nil"/>
              <w:right w:val="nil"/>
            </w:tcBorders>
            <w:shd w:val="clear" w:color="auto" w:fill="auto"/>
            <w:noWrap/>
            <w:vAlign w:val="center"/>
            <w:hideMark/>
          </w:tcPr>
          <w:p w14:paraId="61A72526" w14:textId="66273C32" w:rsidR="0033254C" w:rsidRPr="0033254C" w:rsidRDefault="0033254C" w:rsidP="0033254C">
            <w:pPr>
              <w:rPr>
                <w:rFonts w:eastAsia="Times New Roman"/>
                <w:color w:val="000000"/>
              </w:rPr>
            </w:pPr>
            <w:r w:rsidRPr="0033254C">
              <w:rPr>
                <w:color w:val="000000"/>
              </w:rPr>
              <w:t>SERUM</w:t>
            </w:r>
          </w:p>
        </w:tc>
        <w:tc>
          <w:tcPr>
            <w:tcW w:w="3899" w:type="dxa"/>
            <w:tcBorders>
              <w:top w:val="nil"/>
              <w:left w:val="nil"/>
              <w:bottom w:val="nil"/>
              <w:right w:val="nil"/>
            </w:tcBorders>
            <w:shd w:val="clear" w:color="auto" w:fill="auto"/>
            <w:noWrap/>
            <w:vAlign w:val="center"/>
            <w:hideMark/>
          </w:tcPr>
          <w:p w14:paraId="64490DE0" w14:textId="0A3D437A" w:rsidR="0033254C" w:rsidRPr="0033254C" w:rsidRDefault="0033254C" w:rsidP="0033254C">
            <w:pPr>
              <w:rPr>
                <w:rFonts w:eastAsia="Times New Roman"/>
                <w:i/>
                <w:iCs/>
                <w:color w:val="000000"/>
              </w:rPr>
            </w:pPr>
            <w:r w:rsidRPr="0033254C">
              <w:rPr>
                <w:i/>
                <w:iCs/>
                <w:color w:val="000000"/>
              </w:rPr>
              <w:t>Potassium</w:t>
            </w:r>
          </w:p>
        </w:tc>
      </w:tr>
      <w:tr w:rsidR="0033254C" w:rsidRPr="0033254C" w14:paraId="777D223D" w14:textId="77777777" w:rsidTr="0033254C">
        <w:trPr>
          <w:trHeight w:val="299"/>
        </w:trPr>
        <w:tc>
          <w:tcPr>
            <w:tcW w:w="3674" w:type="dxa"/>
            <w:tcBorders>
              <w:top w:val="nil"/>
              <w:left w:val="nil"/>
              <w:bottom w:val="nil"/>
              <w:right w:val="nil"/>
            </w:tcBorders>
            <w:shd w:val="clear" w:color="auto" w:fill="auto"/>
            <w:noWrap/>
            <w:vAlign w:val="center"/>
            <w:hideMark/>
          </w:tcPr>
          <w:p w14:paraId="4106DE47" w14:textId="6B5255B7" w:rsidR="0033254C" w:rsidRPr="0033254C" w:rsidRDefault="0033254C" w:rsidP="0033254C">
            <w:pPr>
              <w:rPr>
                <w:rFonts w:eastAsia="Times New Roman"/>
                <w:color w:val="000000"/>
              </w:rPr>
            </w:pPr>
            <w:r w:rsidRPr="0033254C">
              <w:rPr>
                <w:color w:val="000000"/>
              </w:rPr>
              <w:t>LGUNSCE</w:t>
            </w:r>
          </w:p>
        </w:tc>
        <w:tc>
          <w:tcPr>
            <w:tcW w:w="1787" w:type="dxa"/>
            <w:tcBorders>
              <w:top w:val="nil"/>
              <w:left w:val="nil"/>
              <w:bottom w:val="nil"/>
              <w:right w:val="nil"/>
            </w:tcBorders>
            <w:shd w:val="clear" w:color="auto" w:fill="auto"/>
            <w:noWrap/>
            <w:vAlign w:val="center"/>
            <w:hideMark/>
          </w:tcPr>
          <w:p w14:paraId="3F8A2176" w14:textId="50AF48BD" w:rsidR="0033254C" w:rsidRPr="0033254C" w:rsidRDefault="0033254C" w:rsidP="0033254C">
            <w:pPr>
              <w:rPr>
                <w:rFonts w:eastAsia="Times New Roman"/>
                <w:color w:val="000000"/>
              </w:rPr>
            </w:pPr>
            <w:r w:rsidRPr="0033254C">
              <w:rPr>
                <w:color w:val="000000"/>
              </w:rPr>
              <w:t>WHOLE BLOOD</w:t>
            </w:r>
          </w:p>
        </w:tc>
        <w:tc>
          <w:tcPr>
            <w:tcW w:w="3899" w:type="dxa"/>
            <w:tcBorders>
              <w:top w:val="nil"/>
              <w:left w:val="nil"/>
              <w:bottom w:val="nil"/>
              <w:right w:val="nil"/>
            </w:tcBorders>
            <w:shd w:val="clear" w:color="auto" w:fill="auto"/>
            <w:noWrap/>
            <w:vAlign w:val="center"/>
            <w:hideMark/>
          </w:tcPr>
          <w:p w14:paraId="31327346" w14:textId="6F864CDB" w:rsidR="0033254C" w:rsidRPr="0033254C" w:rsidRDefault="0033254C" w:rsidP="0033254C">
            <w:pPr>
              <w:rPr>
                <w:rFonts w:eastAsia="Times New Roman"/>
                <w:i/>
                <w:iCs/>
                <w:color w:val="000000"/>
              </w:rPr>
            </w:pPr>
            <w:r w:rsidRPr="0033254C">
              <w:rPr>
                <w:i/>
                <w:iCs/>
                <w:color w:val="000000"/>
              </w:rPr>
              <w:t>Large Unstained Cells</w:t>
            </w:r>
          </w:p>
        </w:tc>
      </w:tr>
      <w:tr w:rsidR="0033254C" w:rsidRPr="0033254C" w14:paraId="355AC87A" w14:textId="77777777" w:rsidTr="0033254C">
        <w:trPr>
          <w:trHeight w:val="299"/>
        </w:trPr>
        <w:tc>
          <w:tcPr>
            <w:tcW w:w="3674" w:type="dxa"/>
            <w:tcBorders>
              <w:top w:val="nil"/>
              <w:left w:val="nil"/>
              <w:bottom w:val="nil"/>
              <w:right w:val="nil"/>
            </w:tcBorders>
            <w:shd w:val="clear" w:color="auto" w:fill="auto"/>
            <w:noWrap/>
            <w:vAlign w:val="center"/>
            <w:hideMark/>
          </w:tcPr>
          <w:p w14:paraId="169767E3" w14:textId="0E3F515E" w:rsidR="0033254C" w:rsidRPr="0033254C" w:rsidRDefault="0033254C" w:rsidP="0033254C">
            <w:pPr>
              <w:rPr>
                <w:rFonts w:eastAsia="Times New Roman"/>
                <w:color w:val="000000"/>
              </w:rPr>
            </w:pPr>
            <w:r w:rsidRPr="0033254C">
              <w:rPr>
                <w:color w:val="000000"/>
              </w:rPr>
              <w:t>LYM</w:t>
            </w:r>
          </w:p>
        </w:tc>
        <w:tc>
          <w:tcPr>
            <w:tcW w:w="1787" w:type="dxa"/>
            <w:tcBorders>
              <w:top w:val="nil"/>
              <w:left w:val="nil"/>
              <w:bottom w:val="nil"/>
              <w:right w:val="nil"/>
            </w:tcBorders>
            <w:shd w:val="clear" w:color="auto" w:fill="auto"/>
            <w:noWrap/>
            <w:vAlign w:val="center"/>
            <w:hideMark/>
          </w:tcPr>
          <w:p w14:paraId="49792E54" w14:textId="2E213487" w:rsidR="0033254C" w:rsidRPr="0033254C" w:rsidRDefault="0033254C" w:rsidP="0033254C">
            <w:pPr>
              <w:rPr>
                <w:rFonts w:eastAsia="Times New Roman"/>
                <w:color w:val="000000"/>
              </w:rPr>
            </w:pPr>
            <w:r w:rsidRPr="0033254C">
              <w:rPr>
                <w:color w:val="000000"/>
              </w:rPr>
              <w:t>WHOLE BLOOD</w:t>
            </w:r>
          </w:p>
        </w:tc>
        <w:tc>
          <w:tcPr>
            <w:tcW w:w="3899" w:type="dxa"/>
            <w:tcBorders>
              <w:top w:val="nil"/>
              <w:left w:val="nil"/>
              <w:bottom w:val="nil"/>
              <w:right w:val="nil"/>
            </w:tcBorders>
            <w:shd w:val="clear" w:color="auto" w:fill="auto"/>
            <w:noWrap/>
            <w:vAlign w:val="center"/>
            <w:hideMark/>
          </w:tcPr>
          <w:p w14:paraId="48F33591" w14:textId="4AE8ED6B" w:rsidR="0033254C" w:rsidRPr="0033254C" w:rsidRDefault="0033254C" w:rsidP="0033254C">
            <w:pPr>
              <w:rPr>
                <w:rFonts w:eastAsia="Times New Roman"/>
                <w:i/>
                <w:iCs/>
                <w:color w:val="000000"/>
              </w:rPr>
            </w:pPr>
            <w:r w:rsidRPr="0033254C">
              <w:rPr>
                <w:i/>
                <w:iCs/>
                <w:color w:val="000000"/>
              </w:rPr>
              <w:t>Lymphocytes</w:t>
            </w:r>
          </w:p>
        </w:tc>
      </w:tr>
      <w:tr w:rsidR="0033254C" w:rsidRPr="0033254C" w14:paraId="0C953922" w14:textId="77777777" w:rsidTr="0033254C">
        <w:trPr>
          <w:trHeight w:val="299"/>
        </w:trPr>
        <w:tc>
          <w:tcPr>
            <w:tcW w:w="3674" w:type="dxa"/>
            <w:tcBorders>
              <w:top w:val="nil"/>
              <w:left w:val="nil"/>
              <w:bottom w:val="nil"/>
              <w:right w:val="nil"/>
            </w:tcBorders>
            <w:shd w:val="clear" w:color="auto" w:fill="auto"/>
            <w:noWrap/>
            <w:vAlign w:val="center"/>
            <w:hideMark/>
          </w:tcPr>
          <w:p w14:paraId="76C9D120" w14:textId="64E8FB8F" w:rsidR="0033254C" w:rsidRPr="0033254C" w:rsidRDefault="0033254C" w:rsidP="0033254C">
            <w:pPr>
              <w:rPr>
                <w:rFonts w:eastAsia="Times New Roman"/>
                <w:color w:val="000000"/>
              </w:rPr>
            </w:pPr>
            <w:r w:rsidRPr="0033254C">
              <w:rPr>
                <w:color w:val="000000"/>
              </w:rPr>
              <w:t>MCH</w:t>
            </w:r>
          </w:p>
        </w:tc>
        <w:tc>
          <w:tcPr>
            <w:tcW w:w="1787" w:type="dxa"/>
            <w:tcBorders>
              <w:top w:val="nil"/>
              <w:left w:val="nil"/>
              <w:bottom w:val="nil"/>
              <w:right w:val="nil"/>
            </w:tcBorders>
            <w:shd w:val="clear" w:color="auto" w:fill="auto"/>
            <w:noWrap/>
            <w:vAlign w:val="center"/>
            <w:hideMark/>
          </w:tcPr>
          <w:p w14:paraId="3768AC8A" w14:textId="5907870C" w:rsidR="0033254C" w:rsidRPr="0033254C" w:rsidRDefault="0033254C" w:rsidP="0033254C">
            <w:pPr>
              <w:rPr>
                <w:rFonts w:eastAsia="Times New Roman"/>
                <w:color w:val="000000"/>
              </w:rPr>
            </w:pPr>
            <w:r w:rsidRPr="0033254C">
              <w:rPr>
                <w:color w:val="000000"/>
              </w:rPr>
              <w:t>WHOLE BLOOD</w:t>
            </w:r>
          </w:p>
        </w:tc>
        <w:tc>
          <w:tcPr>
            <w:tcW w:w="3899" w:type="dxa"/>
            <w:tcBorders>
              <w:top w:val="nil"/>
              <w:left w:val="nil"/>
              <w:bottom w:val="nil"/>
              <w:right w:val="nil"/>
            </w:tcBorders>
            <w:shd w:val="clear" w:color="auto" w:fill="auto"/>
            <w:noWrap/>
            <w:vAlign w:val="center"/>
            <w:hideMark/>
          </w:tcPr>
          <w:p w14:paraId="45B003F9" w14:textId="10D4B8FF" w:rsidR="0033254C" w:rsidRPr="0033254C" w:rsidRDefault="0033254C" w:rsidP="0033254C">
            <w:pPr>
              <w:rPr>
                <w:rFonts w:eastAsia="Times New Roman"/>
                <w:i/>
                <w:iCs/>
                <w:color w:val="000000"/>
              </w:rPr>
            </w:pPr>
            <w:proofErr w:type="spellStart"/>
            <w:r w:rsidRPr="0033254C">
              <w:rPr>
                <w:i/>
                <w:iCs/>
                <w:color w:val="000000"/>
              </w:rPr>
              <w:t>Ery</w:t>
            </w:r>
            <w:proofErr w:type="spellEnd"/>
            <w:r w:rsidRPr="0033254C">
              <w:rPr>
                <w:i/>
                <w:iCs/>
                <w:color w:val="000000"/>
              </w:rPr>
              <w:t>. Mean Corpuscular Hemoglobin</w:t>
            </w:r>
          </w:p>
        </w:tc>
      </w:tr>
      <w:tr w:rsidR="0033254C" w:rsidRPr="0033254C" w14:paraId="10787E87" w14:textId="77777777" w:rsidTr="0033254C">
        <w:trPr>
          <w:trHeight w:val="299"/>
        </w:trPr>
        <w:tc>
          <w:tcPr>
            <w:tcW w:w="3674" w:type="dxa"/>
            <w:tcBorders>
              <w:top w:val="nil"/>
              <w:left w:val="nil"/>
              <w:bottom w:val="nil"/>
              <w:right w:val="nil"/>
            </w:tcBorders>
            <w:shd w:val="clear" w:color="auto" w:fill="auto"/>
            <w:noWrap/>
            <w:vAlign w:val="center"/>
            <w:hideMark/>
          </w:tcPr>
          <w:p w14:paraId="53BD8060" w14:textId="4BC9B5C0" w:rsidR="0033254C" w:rsidRPr="0033254C" w:rsidRDefault="0033254C" w:rsidP="0033254C">
            <w:pPr>
              <w:rPr>
                <w:rFonts w:eastAsia="Times New Roman"/>
                <w:color w:val="000000"/>
              </w:rPr>
            </w:pPr>
            <w:r w:rsidRPr="0033254C">
              <w:rPr>
                <w:color w:val="000000"/>
              </w:rPr>
              <w:t>MCHC</w:t>
            </w:r>
          </w:p>
        </w:tc>
        <w:tc>
          <w:tcPr>
            <w:tcW w:w="1787" w:type="dxa"/>
            <w:tcBorders>
              <w:top w:val="nil"/>
              <w:left w:val="nil"/>
              <w:bottom w:val="nil"/>
              <w:right w:val="nil"/>
            </w:tcBorders>
            <w:shd w:val="clear" w:color="auto" w:fill="auto"/>
            <w:noWrap/>
            <w:vAlign w:val="center"/>
            <w:hideMark/>
          </w:tcPr>
          <w:p w14:paraId="27F2D777" w14:textId="144E598C" w:rsidR="0033254C" w:rsidRPr="0033254C" w:rsidRDefault="0033254C" w:rsidP="0033254C">
            <w:pPr>
              <w:rPr>
                <w:rFonts w:eastAsia="Times New Roman"/>
                <w:color w:val="000000"/>
              </w:rPr>
            </w:pPr>
            <w:r w:rsidRPr="0033254C">
              <w:rPr>
                <w:color w:val="000000"/>
              </w:rPr>
              <w:t>WHOLE BLOOD</w:t>
            </w:r>
          </w:p>
        </w:tc>
        <w:tc>
          <w:tcPr>
            <w:tcW w:w="3899" w:type="dxa"/>
            <w:tcBorders>
              <w:top w:val="nil"/>
              <w:left w:val="nil"/>
              <w:bottom w:val="nil"/>
              <w:right w:val="nil"/>
            </w:tcBorders>
            <w:shd w:val="clear" w:color="auto" w:fill="auto"/>
            <w:noWrap/>
            <w:vAlign w:val="center"/>
            <w:hideMark/>
          </w:tcPr>
          <w:p w14:paraId="2A40BBFC" w14:textId="1CCE1EB0" w:rsidR="0033254C" w:rsidRPr="0033254C" w:rsidRDefault="0033254C" w:rsidP="0033254C">
            <w:pPr>
              <w:rPr>
                <w:rFonts w:eastAsia="Times New Roman"/>
                <w:i/>
                <w:iCs/>
                <w:color w:val="000000"/>
              </w:rPr>
            </w:pPr>
            <w:proofErr w:type="spellStart"/>
            <w:r w:rsidRPr="0033254C">
              <w:rPr>
                <w:i/>
                <w:iCs/>
                <w:color w:val="000000"/>
              </w:rPr>
              <w:t>Ery</w:t>
            </w:r>
            <w:proofErr w:type="spellEnd"/>
            <w:r w:rsidRPr="0033254C">
              <w:rPr>
                <w:i/>
                <w:iCs/>
                <w:color w:val="000000"/>
              </w:rPr>
              <w:t>. Mean Corpuscular HGB Concentration</w:t>
            </w:r>
          </w:p>
        </w:tc>
      </w:tr>
      <w:tr w:rsidR="0033254C" w:rsidRPr="0033254C" w14:paraId="4EDF1D42" w14:textId="77777777" w:rsidTr="0033254C">
        <w:trPr>
          <w:trHeight w:val="299"/>
        </w:trPr>
        <w:tc>
          <w:tcPr>
            <w:tcW w:w="3674" w:type="dxa"/>
            <w:tcBorders>
              <w:top w:val="nil"/>
              <w:left w:val="nil"/>
              <w:bottom w:val="nil"/>
              <w:right w:val="nil"/>
            </w:tcBorders>
            <w:shd w:val="clear" w:color="auto" w:fill="auto"/>
            <w:noWrap/>
            <w:vAlign w:val="center"/>
            <w:hideMark/>
          </w:tcPr>
          <w:p w14:paraId="799ABB8F" w14:textId="2A7BFCB6" w:rsidR="0033254C" w:rsidRPr="0033254C" w:rsidRDefault="0033254C" w:rsidP="0033254C">
            <w:pPr>
              <w:rPr>
                <w:rFonts w:eastAsia="Times New Roman"/>
                <w:color w:val="000000"/>
              </w:rPr>
            </w:pPr>
            <w:r w:rsidRPr="0033254C">
              <w:rPr>
                <w:color w:val="000000"/>
              </w:rPr>
              <w:t>MCV</w:t>
            </w:r>
          </w:p>
        </w:tc>
        <w:tc>
          <w:tcPr>
            <w:tcW w:w="1787" w:type="dxa"/>
            <w:tcBorders>
              <w:top w:val="nil"/>
              <w:left w:val="nil"/>
              <w:bottom w:val="nil"/>
              <w:right w:val="nil"/>
            </w:tcBorders>
            <w:shd w:val="clear" w:color="auto" w:fill="auto"/>
            <w:noWrap/>
            <w:vAlign w:val="center"/>
            <w:hideMark/>
          </w:tcPr>
          <w:p w14:paraId="401A57D5" w14:textId="719AA37D" w:rsidR="0033254C" w:rsidRPr="0033254C" w:rsidRDefault="0033254C" w:rsidP="0033254C">
            <w:pPr>
              <w:rPr>
                <w:rFonts w:eastAsia="Times New Roman"/>
                <w:color w:val="000000"/>
              </w:rPr>
            </w:pPr>
            <w:r w:rsidRPr="0033254C">
              <w:rPr>
                <w:color w:val="000000"/>
              </w:rPr>
              <w:t>WHOLE BLOOD</w:t>
            </w:r>
          </w:p>
        </w:tc>
        <w:tc>
          <w:tcPr>
            <w:tcW w:w="3899" w:type="dxa"/>
            <w:tcBorders>
              <w:top w:val="nil"/>
              <w:left w:val="nil"/>
              <w:bottom w:val="nil"/>
              <w:right w:val="nil"/>
            </w:tcBorders>
            <w:shd w:val="clear" w:color="auto" w:fill="auto"/>
            <w:noWrap/>
            <w:vAlign w:val="center"/>
            <w:hideMark/>
          </w:tcPr>
          <w:p w14:paraId="4DA85C05" w14:textId="547ED64A" w:rsidR="0033254C" w:rsidRPr="0033254C" w:rsidRDefault="0033254C" w:rsidP="0033254C">
            <w:pPr>
              <w:rPr>
                <w:rFonts w:eastAsia="Times New Roman"/>
                <w:i/>
                <w:iCs/>
                <w:color w:val="000000"/>
              </w:rPr>
            </w:pPr>
            <w:proofErr w:type="spellStart"/>
            <w:r w:rsidRPr="0033254C">
              <w:rPr>
                <w:i/>
                <w:iCs/>
                <w:color w:val="000000"/>
              </w:rPr>
              <w:t>Ery</w:t>
            </w:r>
            <w:proofErr w:type="spellEnd"/>
            <w:r w:rsidRPr="0033254C">
              <w:rPr>
                <w:i/>
                <w:iCs/>
                <w:color w:val="000000"/>
              </w:rPr>
              <w:t>. Mean Corpuscular Volume</w:t>
            </w:r>
          </w:p>
        </w:tc>
      </w:tr>
      <w:tr w:rsidR="0033254C" w:rsidRPr="0033254C" w14:paraId="30978617" w14:textId="77777777" w:rsidTr="0033254C">
        <w:trPr>
          <w:trHeight w:val="299"/>
        </w:trPr>
        <w:tc>
          <w:tcPr>
            <w:tcW w:w="3674" w:type="dxa"/>
            <w:tcBorders>
              <w:top w:val="nil"/>
              <w:left w:val="nil"/>
              <w:bottom w:val="nil"/>
              <w:right w:val="nil"/>
            </w:tcBorders>
            <w:shd w:val="clear" w:color="auto" w:fill="auto"/>
            <w:noWrap/>
            <w:vAlign w:val="center"/>
            <w:hideMark/>
          </w:tcPr>
          <w:p w14:paraId="607246F7" w14:textId="20EFB3AB" w:rsidR="0033254C" w:rsidRPr="0033254C" w:rsidRDefault="0033254C" w:rsidP="0033254C">
            <w:pPr>
              <w:rPr>
                <w:rFonts w:eastAsia="Times New Roman"/>
                <w:color w:val="000000"/>
              </w:rPr>
            </w:pPr>
            <w:r w:rsidRPr="0033254C">
              <w:rPr>
                <w:color w:val="000000"/>
              </w:rPr>
              <w:t>MONO</w:t>
            </w:r>
          </w:p>
        </w:tc>
        <w:tc>
          <w:tcPr>
            <w:tcW w:w="1787" w:type="dxa"/>
            <w:tcBorders>
              <w:top w:val="nil"/>
              <w:left w:val="nil"/>
              <w:bottom w:val="nil"/>
              <w:right w:val="nil"/>
            </w:tcBorders>
            <w:shd w:val="clear" w:color="auto" w:fill="auto"/>
            <w:noWrap/>
            <w:vAlign w:val="center"/>
            <w:hideMark/>
          </w:tcPr>
          <w:p w14:paraId="1B195157" w14:textId="0D319DEA" w:rsidR="0033254C" w:rsidRPr="0033254C" w:rsidRDefault="0033254C" w:rsidP="0033254C">
            <w:pPr>
              <w:rPr>
                <w:rFonts w:eastAsia="Times New Roman"/>
                <w:color w:val="000000"/>
              </w:rPr>
            </w:pPr>
            <w:r w:rsidRPr="0033254C">
              <w:rPr>
                <w:color w:val="000000"/>
              </w:rPr>
              <w:t>WHOLE BLOOD</w:t>
            </w:r>
          </w:p>
        </w:tc>
        <w:tc>
          <w:tcPr>
            <w:tcW w:w="3899" w:type="dxa"/>
            <w:tcBorders>
              <w:top w:val="nil"/>
              <w:left w:val="nil"/>
              <w:bottom w:val="nil"/>
              <w:right w:val="nil"/>
            </w:tcBorders>
            <w:shd w:val="clear" w:color="auto" w:fill="auto"/>
            <w:noWrap/>
            <w:vAlign w:val="center"/>
            <w:hideMark/>
          </w:tcPr>
          <w:p w14:paraId="355247C1" w14:textId="4383DA99" w:rsidR="0033254C" w:rsidRPr="0033254C" w:rsidRDefault="0033254C" w:rsidP="0033254C">
            <w:pPr>
              <w:rPr>
                <w:rFonts w:eastAsia="Times New Roman"/>
                <w:i/>
                <w:iCs/>
                <w:color w:val="000000"/>
              </w:rPr>
            </w:pPr>
            <w:r w:rsidRPr="0033254C">
              <w:rPr>
                <w:i/>
                <w:iCs/>
                <w:color w:val="000000"/>
              </w:rPr>
              <w:t>Monocytes</w:t>
            </w:r>
          </w:p>
        </w:tc>
      </w:tr>
      <w:tr w:rsidR="0033254C" w:rsidRPr="0033254C" w14:paraId="7EC9D565" w14:textId="77777777" w:rsidTr="0033254C">
        <w:trPr>
          <w:trHeight w:val="299"/>
        </w:trPr>
        <w:tc>
          <w:tcPr>
            <w:tcW w:w="3674" w:type="dxa"/>
            <w:tcBorders>
              <w:top w:val="nil"/>
              <w:left w:val="nil"/>
              <w:bottom w:val="nil"/>
              <w:right w:val="nil"/>
            </w:tcBorders>
            <w:shd w:val="clear" w:color="auto" w:fill="auto"/>
            <w:noWrap/>
            <w:vAlign w:val="center"/>
            <w:hideMark/>
          </w:tcPr>
          <w:p w14:paraId="3FFFE511" w14:textId="3465E916" w:rsidR="0033254C" w:rsidRPr="0033254C" w:rsidRDefault="0033254C" w:rsidP="0033254C">
            <w:pPr>
              <w:rPr>
                <w:rFonts w:eastAsia="Times New Roman"/>
                <w:color w:val="000000"/>
              </w:rPr>
            </w:pPr>
            <w:r w:rsidRPr="0033254C">
              <w:rPr>
                <w:color w:val="000000"/>
              </w:rPr>
              <w:t>NEUT</w:t>
            </w:r>
          </w:p>
        </w:tc>
        <w:tc>
          <w:tcPr>
            <w:tcW w:w="1787" w:type="dxa"/>
            <w:tcBorders>
              <w:top w:val="nil"/>
              <w:left w:val="nil"/>
              <w:bottom w:val="nil"/>
              <w:right w:val="nil"/>
            </w:tcBorders>
            <w:shd w:val="clear" w:color="auto" w:fill="auto"/>
            <w:noWrap/>
            <w:vAlign w:val="center"/>
            <w:hideMark/>
          </w:tcPr>
          <w:p w14:paraId="5703864E" w14:textId="44ABD219" w:rsidR="0033254C" w:rsidRPr="0033254C" w:rsidRDefault="0033254C" w:rsidP="0033254C">
            <w:pPr>
              <w:rPr>
                <w:rFonts w:eastAsia="Times New Roman"/>
                <w:color w:val="000000"/>
              </w:rPr>
            </w:pPr>
            <w:r w:rsidRPr="0033254C">
              <w:rPr>
                <w:color w:val="000000"/>
              </w:rPr>
              <w:t>WHOLE BLOOD</w:t>
            </w:r>
          </w:p>
        </w:tc>
        <w:tc>
          <w:tcPr>
            <w:tcW w:w="3899" w:type="dxa"/>
            <w:tcBorders>
              <w:top w:val="nil"/>
              <w:left w:val="nil"/>
              <w:bottom w:val="nil"/>
              <w:right w:val="nil"/>
            </w:tcBorders>
            <w:shd w:val="clear" w:color="auto" w:fill="auto"/>
            <w:noWrap/>
            <w:vAlign w:val="center"/>
            <w:hideMark/>
          </w:tcPr>
          <w:p w14:paraId="3D4442F7" w14:textId="0EA7F282" w:rsidR="0033254C" w:rsidRPr="0033254C" w:rsidRDefault="0033254C" w:rsidP="0033254C">
            <w:pPr>
              <w:rPr>
                <w:rFonts w:eastAsia="Times New Roman"/>
                <w:i/>
                <w:iCs/>
                <w:color w:val="000000"/>
              </w:rPr>
            </w:pPr>
            <w:r w:rsidRPr="0033254C">
              <w:rPr>
                <w:i/>
                <w:iCs/>
                <w:color w:val="000000"/>
              </w:rPr>
              <w:t>Neutrophils</w:t>
            </w:r>
          </w:p>
        </w:tc>
      </w:tr>
      <w:tr w:rsidR="0033254C" w:rsidRPr="0033254C" w14:paraId="72270F15" w14:textId="77777777" w:rsidTr="0033254C">
        <w:trPr>
          <w:trHeight w:val="299"/>
        </w:trPr>
        <w:tc>
          <w:tcPr>
            <w:tcW w:w="3674" w:type="dxa"/>
            <w:tcBorders>
              <w:top w:val="nil"/>
              <w:left w:val="nil"/>
              <w:bottom w:val="nil"/>
              <w:right w:val="nil"/>
            </w:tcBorders>
            <w:shd w:val="clear" w:color="auto" w:fill="auto"/>
            <w:noWrap/>
            <w:vAlign w:val="center"/>
            <w:hideMark/>
          </w:tcPr>
          <w:p w14:paraId="200C7177" w14:textId="5C0F2E81" w:rsidR="0033254C" w:rsidRPr="0033254C" w:rsidRDefault="0033254C" w:rsidP="0033254C">
            <w:pPr>
              <w:rPr>
                <w:rFonts w:eastAsia="Times New Roman"/>
                <w:color w:val="000000"/>
              </w:rPr>
            </w:pPr>
            <w:r w:rsidRPr="0033254C">
              <w:rPr>
                <w:color w:val="000000"/>
              </w:rPr>
              <w:t>PH</w:t>
            </w:r>
          </w:p>
        </w:tc>
        <w:tc>
          <w:tcPr>
            <w:tcW w:w="1787" w:type="dxa"/>
            <w:tcBorders>
              <w:top w:val="nil"/>
              <w:left w:val="nil"/>
              <w:bottom w:val="nil"/>
              <w:right w:val="nil"/>
            </w:tcBorders>
            <w:shd w:val="clear" w:color="auto" w:fill="auto"/>
            <w:noWrap/>
            <w:vAlign w:val="center"/>
            <w:hideMark/>
          </w:tcPr>
          <w:p w14:paraId="186999C1" w14:textId="4D77FD6E" w:rsidR="0033254C" w:rsidRPr="0033254C" w:rsidRDefault="0033254C" w:rsidP="0033254C">
            <w:pPr>
              <w:rPr>
                <w:rFonts w:eastAsia="Times New Roman"/>
                <w:color w:val="000000"/>
              </w:rPr>
            </w:pPr>
            <w:r w:rsidRPr="0033254C">
              <w:rPr>
                <w:color w:val="000000"/>
              </w:rPr>
              <w:t>URINE</w:t>
            </w:r>
          </w:p>
        </w:tc>
        <w:tc>
          <w:tcPr>
            <w:tcW w:w="3899" w:type="dxa"/>
            <w:tcBorders>
              <w:top w:val="nil"/>
              <w:left w:val="nil"/>
              <w:bottom w:val="nil"/>
              <w:right w:val="nil"/>
            </w:tcBorders>
            <w:shd w:val="clear" w:color="auto" w:fill="auto"/>
            <w:noWrap/>
            <w:vAlign w:val="center"/>
            <w:hideMark/>
          </w:tcPr>
          <w:p w14:paraId="263C4B72" w14:textId="0F423463" w:rsidR="0033254C" w:rsidRPr="0033254C" w:rsidRDefault="0033254C" w:rsidP="0033254C">
            <w:pPr>
              <w:rPr>
                <w:rFonts w:eastAsia="Times New Roman"/>
                <w:i/>
                <w:iCs/>
                <w:color w:val="000000"/>
              </w:rPr>
            </w:pPr>
            <w:r w:rsidRPr="0033254C">
              <w:rPr>
                <w:i/>
                <w:iCs/>
                <w:color w:val="000000"/>
              </w:rPr>
              <w:t>pH</w:t>
            </w:r>
          </w:p>
        </w:tc>
      </w:tr>
      <w:tr w:rsidR="0033254C" w:rsidRPr="0033254C" w14:paraId="2DBC1332" w14:textId="77777777" w:rsidTr="0033254C">
        <w:trPr>
          <w:trHeight w:val="299"/>
        </w:trPr>
        <w:tc>
          <w:tcPr>
            <w:tcW w:w="3674" w:type="dxa"/>
            <w:tcBorders>
              <w:top w:val="nil"/>
              <w:left w:val="nil"/>
              <w:bottom w:val="nil"/>
              <w:right w:val="nil"/>
            </w:tcBorders>
            <w:shd w:val="clear" w:color="auto" w:fill="auto"/>
            <w:noWrap/>
            <w:vAlign w:val="center"/>
            <w:hideMark/>
          </w:tcPr>
          <w:p w14:paraId="5F7A7B15" w14:textId="79E0821E" w:rsidR="0033254C" w:rsidRPr="0033254C" w:rsidRDefault="0033254C" w:rsidP="0033254C">
            <w:pPr>
              <w:rPr>
                <w:rFonts w:eastAsia="Times New Roman"/>
                <w:color w:val="000000"/>
              </w:rPr>
            </w:pPr>
            <w:r w:rsidRPr="0033254C">
              <w:rPr>
                <w:color w:val="000000"/>
              </w:rPr>
              <w:t>PHOS</w:t>
            </w:r>
          </w:p>
        </w:tc>
        <w:tc>
          <w:tcPr>
            <w:tcW w:w="1787" w:type="dxa"/>
            <w:tcBorders>
              <w:top w:val="nil"/>
              <w:left w:val="nil"/>
              <w:bottom w:val="nil"/>
              <w:right w:val="nil"/>
            </w:tcBorders>
            <w:shd w:val="clear" w:color="auto" w:fill="auto"/>
            <w:noWrap/>
            <w:vAlign w:val="center"/>
            <w:hideMark/>
          </w:tcPr>
          <w:p w14:paraId="78D0C88A" w14:textId="34ECB608" w:rsidR="0033254C" w:rsidRPr="0033254C" w:rsidRDefault="0033254C" w:rsidP="0033254C">
            <w:pPr>
              <w:rPr>
                <w:rFonts w:eastAsia="Times New Roman"/>
                <w:color w:val="000000"/>
              </w:rPr>
            </w:pPr>
            <w:r w:rsidRPr="0033254C">
              <w:rPr>
                <w:color w:val="000000"/>
              </w:rPr>
              <w:t>SERUM</w:t>
            </w:r>
          </w:p>
        </w:tc>
        <w:tc>
          <w:tcPr>
            <w:tcW w:w="3899" w:type="dxa"/>
            <w:tcBorders>
              <w:top w:val="nil"/>
              <w:left w:val="nil"/>
              <w:bottom w:val="nil"/>
              <w:right w:val="nil"/>
            </w:tcBorders>
            <w:shd w:val="clear" w:color="auto" w:fill="auto"/>
            <w:noWrap/>
            <w:vAlign w:val="center"/>
            <w:hideMark/>
          </w:tcPr>
          <w:p w14:paraId="7CAA5642" w14:textId="78101191" w:rsidR="0033254C" w:rsidRPr="0033254C" w:rsidRDefault="0033254C" w:rsidP="0033254C">
            <w:pPr>
              <w:rPr>
                <w:rFonts w:eastAsia="Times New Roman"/>
                <w:i/>
                <w:iCs/>
                <w:color w:val="000000"/>
              </w:rPr>
            </w:pPr>
            <w:r w:rsidRPr="0033254C">
              <w:rPr>
                <w:i/>
                <w:iCs/>
                <w:color w:val="000000"/>
              </w:rPr>
              <w:t>Phosphate</w:t>
            </w:r>
          </w:p>
        </w:tc>
      </w:tr>
      <w:tr w:rsidR="0033254C" w:rsidRPr="0033254C" w14:paraId="2B10C6A8" w14:textId="77777777" w:rsidTr="0033254C">
        <w:trPr>
          <w:trHeight w:val="299"/>
        </w:trPr>
        <w:tc>
          <w:tcPr>
            <w:tcW w:w="3674" w:type="dxa"/>
            <w:tcBorders>
              <w:top w:val="nil"/>
              <w:left w:val="nil"/>
              <w:bottom w:val="nil"/>
              <w:right w:val="nil"/>
            </w:tcBorders>
            <w:shd w:val="clear" w:color="auto" w:fill="auto"/>
            <w:noWrap/>
            <w:vAlign w:val="center"/>
            <w:hideMark/>
          </w:tcPr>
          <w:p w14:paraId="23392A53" w14:textId="1B7EDE84" w:rsidR="0033254C" w:rsidRPr="0033254C" w:rsidRDefault="0033254C" w:rsidP="0033254C">
            <w:pPr>
              <w:rPr>
                <w:rFonts w:eastAsia="Times New Roman"/>
                <w:color w:val="000000"/>
              </w:rPr>
            </w:pPr>
            <w:r w:rsidRPr="0033254C">
              <w:rPr>
                <w:color w:val="000000"/>
              </w:rPr>
              <w:t>PLAT</w:t>
            </w:r>
          </w:p>
        </w:tc>
        <w:tc>
          <w:tcPr>
            <w:tcW w:w="1787" w:type="dxa"/>
            <w:tcBorders>
              <w:top w:val="nil"/>
              <w:left w:val="nil"/>
              <w:bottom w:val="nil"/>
              <w:right w:val="nil"/>
            </w:tcBorders>
            <w:shd w:val="clear" w:color="auto" w:fill="auto"/>
            <w:noWrap/>
            <w:vAlign w:val="center"/>
            <w:hideMark/>
          </w:tcPr>
          <w:p w14:paraId="63197EBA" w14:textId="6D2B24B9" w:rsidR="0033254C" w:rsidRPr="0033254C" w:rsidRDefault="0033254C" w:rsidP="0033254C">
            <w:pPr>
              <w:rPr>
                <w:rFonts w:eastAsia="Times New Roman"/>
                <w:color w:val="000000"/>
              </w:rPr>
            </w:pPr>
            <w:r w:rsidRPr="0033254C">
              <w:rPr>
                <w:color w:val="000000"/>
              </w:rPr>
              <w:t>WHOLE BLOOD</w:t>
            </w:r>
          </w:p>
        </w:tc>
        <w:tc>
          <w:tcPr>
            <w:tcW w:w="3899" w:type="dxa"/>
            <w:tcBorders>
              <w:top w:val="nil"/>
              <w:left w:val="nil"/>
              <w:bottom w:val="nil"/>
              <w:right w:val="nil"/>
            </w:tcBorders>
            <w:shd w:val="clear" w:color="auto" w:fill="auto"/>
            <w:noWrap/>
            <w:vAlign w:val="center"/>
            <w:hideMark/>
          </w:tcPr>
          <w:p w14:paraId="641F97D6" w14:textId="2B2CC4F2" w:rsidR="0033254C" w:rsidRPr="0033254C" w:rsidRDefault="0033254C" w:rsidP="0033254C">
            <w:pPr>
              <w:rPr>
                <w:rFonts w:eastAsia="Times New Roman"/>
                <w:i/>
                <w:iCs/>
                <w:color w:val="000000"/>
              </w:rPr>
            </w:pPr>
            <w:r w:rsidRPr="0033254C">
              <w:rPr>
                <w:i/>
                <w:iCs/>
                <w:color w:val="000000"/>
              </w:rPr>
              <w:t>Platelets</w:t>
            </w:r>
          </w:p>
        </w:tc>
      </w:tr>
      <w:tr w:rsidR="0033254C" w:rsidRPr="0033254C" w14:paraId="24AD38B7" w14:textId="77777777" w:rsidTr="0033254C">
        <w:trPr>
          <w:trHeight w:val="299"/>
        </w:trPr>
        <w:tc>
          <w:tcPr>
            <w:tcW w:w="3674" w:type="dxa"/>
            <w:tcBorders>
              <w:top w:val="nil"/>
              <w:left w:val="nil"/>
              <w:bottom w:val="nil"/>
              <w:right w:val="nil"/>
            </w:tcBorders>
            <w:shd w:val="clear" w:color="auto" w:fill="auto"/>
            <w:noWrap/>
            <w:vAlign w:val="center"/>
            <w:hideMark/>
          </w:tcPr>
          <w:p w14:paraId="3DA1F3AC" w14:textId="6F8C3594" w:rsidR="0033254C" w:rsidRPr="0033254C" w:rsidRDefault="0033254C" w:rsidP="0033254C">
            <w:pPr>
              <w:rPr>
                <w:rFonts w:eastAsia="Times New Roman"/>
                <w:color w:val="000000"/>
              </w:rPr>
            </w:pPr>
            <w:r w:rsidRPr="0033254C">
              <w:rPr>
                <w:color w:val="000000"/>
              </w:rPr>
              <w:t>PROT</w:t>
            </w:r>
          </w:p>
        </w:tc>
        <w:tc>
          <w:tcPr>
            <w:tcW w:w="1787" w:type="dxa"/>
            <w:tcBorders>
              <w:top w:val="nil"/>
              <w:left w:val="nil"/>
              <w:bottom w:val="nil"/>
              <w:right w:val="nil"/>
            </w:tcBorders>
            <w:shd w:val="clear" w:color="auto" w:fill="auto"/>
            <w:noWrap/>
            <w:vAlign w:val="center"/>
            <w:hideMark/>
          </w:tcPr>
          <w:p w14:paraId="090DE2C2" w14:textId="70F05B69" w:rsidR="0033254C" w:rsidRPr="0033254C" w:rsidRDefault="0033254C" w:rsidP="0033254C">
            <w:pPr>
              <w:rPr>
                <w:rFonts w:eastAsia="Times New Roman"/>
                <w:color w:val="000000"/>
              </w:rPr>
            </w:pPr>
            <w:r w:rsidRPr="0033254C">
              <w:rPr>
                <w:color w:val="000000"/>
              </w:rPr>
              <w:t>SERUM</w:t>
            </w:r>
          </w:p>
        </w:tc>
        <w:tc>
          <w:tcPr>
            <w:tcW w:w="3899" w:type="dxa"/>
            <w:tcBorders>
              <w:top w:val="nil"/>
              <w:left w:val="nil"/>
              <w:bottom w:val="nil"/>
              <w:right w:val="nil"/>
            </w:tcBorders>
            <w:shd w:val="clear" w:color="auto" w:fill="auto"/>
            <w:noWrap/>
            <w:vAlign w:val="center"/>
            <w:hideMark/>
          </w:tcPr>
          <w:p w14:paraId="74C0D4B6" w14:textId="4FEFB3AB" w:rsidR="0033254C" w:rsidRPr="0033254C" w:rsidRDefault="0033254C" w:rsidP="0033254C">
            <w:pPr>
              <w:rPr>
                <w:rFonts w:eastAsia="Times New Roman"/>
                <w:i/>
                <w:iCs/>
                <w:color w:val="000000"/>
              </w:rPr>
            </w:pPr>
            <w:r w:rsidRPr="0033254C">
              <w:rPr>
                <w:i/>
                <w:iCs/>
                <w:color w:val="000000"/>
              </w:rPr>
              <w:t>Protein</w:t>
            </w:r>
          </w:p>
        </w:tc>
      </w:tr>
      <w:tr w:rsidR="0033254C" w:rsidRPr="0033254C" w14:paraId="584F45EE" w14:textId="77777777" w:rsidTr="0033254C">
        <w:trPr>
          <w:trHeight w:val="299"/>
        </w:trPr>
        <w:tc>
          <w:tcPr>
            <w:tcW w:w="3674" w:type="dxa"/>
            <w:tcBorders>
              <w:top w:val="nil"/>
              <w:left w:val="nil"/>
              <w:bottom w:val="nil"/>
              <w:right w:val="nil"/>
            </w:tcBorders>
            <w:shd w:val="clear" w:color="auto" w:fill="auto"/>
            <w:noWrap/>
            <w:vAlign w:val="center"/>
            <w:hideMark/>
          </w:tcPr>
          <w:p w14:paraId="24657BDB" w14:textId="39CC8FF2" w:rsidR="0033254C" w:rsidRPr="0033254C" w:rsidRDefault="0033254C" w:rsidP="0033254C">
            <w:pPr>
              <w:rPr>
                <w:rFonts w:eastAsia="Times New Roman"/>
                <w:color w:val="000000"/>
              </w:rPr>
            </w:pPr>
            <w:r w:rsidRPr="0033254C">
              <w:rPr>
                <w:color w:val="000000"/>
              </w:rPr>
              <w:t>PROT</w:t>
            </w:r>
          </w:p>
        </w:tc>
        <w:tc>
          <w:tcPr>
            <w:tcW w:w="1787" w:type="dxa"/>
            <w:tcBorders>
              <w:top w:val="nil"/>
              <w:left w:val="nil"/>
              <w:bottom w:val="nil"/>
              <w:right w:val="nil"/>
            </w:tcBorders>
            <w:shd w:val="clear" w:color="auto" w:fill="auto"/>
            <w:noWrap/>
            <w:vAlign w:val="center"/>
            <w:hideMark/>
          </w:tcPr>
          <w:p w14:paraId="644D3CF3" w14:textId="77BB152C" w:rsidR="0033254C" w:rsidRPr="0033254C" w:rsidRDefault="0033254C" w:rsidP="0033254C">
            <w:pPr>
              <w:rPr>
                <w:rFonts w:eastAsia="Times New Roman"/>
                <w:color w:val="000000"/>
              </w:rPr>
            </w:pPr>
            <w:r w:rsidRPr="0033254C">
              <w:rPr>
                <w:color w:val="000000"/>
              </w:rPr>
              <w:t>URINE</w:t>
            </w:r>
          </w:p>
        </w:tc>
        <w:tc>
          <w:tcPr>
            <w:tcW w:w="3899" w:type="dxa"/>
            <w:tcBorders>
              <w:top w:val="nil"/>
              <w:left w:val="nil"/>
              <w:bottom w:val="nil"/>
              <w:right w:val="nil"/>
            </w:tcBorders>
            <w:shd w:val="clear" w:color="auto" w:fill="auto"/>
            <w:noWrap/>
            <w:vAlign w:val="center"/>
            <w:hideMark/>
          </w:tcPr>
          <w:p w14:paraId="02281F8E" w14:textId="5F282627" w:rsidR="0033254C" w:rsidRPr="0033254C" w:rsidRDefault="0033254C" w:rsidP="0033254C">
            <w:pPr>
              <w:rPr>
                <w:rFonts w:eastAsia="Times New Roman"/>
                <w:i/>
                <w:iCs/>
                <w:color w:val="000000"/>
              </w:rPr>
            </w:pPr>
            <w:r w:rsidRPr="0033254C">
              <w:rPr>
                <w:i/>
                <w:iCs/>
                <w:color w:val="000000"/>
              </w:rPr>
              <w:t>Protein</w:t>
            </w:r>
          </w:p>
        </w:tc>
      </w:tr>
      <w:tr w:rsidR="0033254C" w:rsidRPr="0033254C" w14:paraId="5B6A9BCF" w14:textId="77777777" w:rsidTr="0033254C">
        <w:trPr>
          <w:trHeight w:val="299"/>
        </w:trPr>
        <w:tc>
          <w:tcPr>
            <w:tcW w:w="3674" w:type="dxa"/>
            <w:tcBorders>
              <w:top w:val="nil"/>
              <w:left w:val="nil"/>
              <w:bottom w:val="nil"/>
              <w:right w:val="nil"/>
            </w:tcBorders>
            <w:shd w:val="clear" w:color="auto" w:fill="auto"/>
            <w:noWrap/>
            <w:vAlign w:val="center"/>
            <w:hideMark/>
          </w:tcPr>
          <w:p w14:paraId="743A8FE8" w14:textId="224C9909" w:rsidR="0033254C" w:rsidRPr="0033254C" w:rsidRDefault="0033254C" w:rsidP="0033254C">
            <w:pPr>
              <w:rPr>
                <w:rFonts w:eastAsia="Times New Roman"/>
                <w:color w:val="000000"/>
              </w:rPr>
            </w:pPr>
            <w:r w:rsidRPr="0033254C">
              <w:rPr>
                <w:color w:val="000000"/>
              </w:rPr>
              <w:t>PT</w:t>
            </w:r>
          </w:p>
        </w:tc>
        <w:tc>
          <w:tcPr>
            <w:tcW w:w="1787" w:type="dxa"/>
            <w:tcBorders>
              <w:top w:val="nil"/>
              <w:left w:val="nil"/>
              <w:bottom w:val="nil"/>
              <w:right w:val="nil"/>
            </w:tcBorders>
            <w:shd w:val="clear" w:color="auto" w:fill="auto"/>
            <w:noWrap/>
            <w:vAlign w:val="center"/>
            <w:hideMark/>
          </w:tcPr>
          <w:p w14:paraId="05AF9CF6" w14:textId="6F97B333" w:rsidR="0033254C" w:rsidRPr="0033254C" w:rsidRDefault="0033254C" w:rsidP="0033254C">
            <w:pPr>
              <w:rPr>
                <w:rFonts w:eastAsia="Times New Roman"/>
                <w:color w:val="000000"/>
              </w:rPr>
            </w:pPr>
            <w:r w:rsidRPr="0033254C">
              <w:rPr>
                <w:color w:val="000000"/>
              </w:rPr>
              <w:t>PLASMA</w:t>
            </w:r>
          </w:p>
        </w:tc>
        <w:tc>
          <w:tcPr>
            <w:tcW w:w="3899" w:type="dxa"/>
            <w:tcBorders>
              <w:top w:val="nil"/>
              <w:left w:val="nil"/>
              <w:bottom w:val="nil"/>
              <w:right w:val="nil"/>
            </w:tcBorders>
            <w:shd w:val="clear" w:color="auto" w:fill="auto"/>
            <w:noWrap/>
            <w:vAlign w:val="center"/>
            <w:hideMark/>
          </w:tcPr>
          <w:p w14:paraId="3D254F93" w14:textId="29C2AFED" w:rsidR="0033254C" w:rsidRPr="0033254C" w:rsidRDefault="0033254C" w:rsidP="0033254C">
            <w:pPr>
              <w:rPr>
                <w:rFonts w:eastAsia="Times New Roman"/>
                <w:i/>
                <w:iCs/>
                <w:color w:val="000000"/>
              </w:rPr>
            </w:pPr>
            <w:r w:rsidRPr="0033254C">
              <w:rPr>
                <w:i/>
                <w:iCs/>
                <w:color w:val="000000"/>
              </w:rPr>
              <w:t>Prothrombin Time</w:t>
            </w:r>
          </w:p>
        </w:tc>
      </w:tr>
      <w:tr w:rsidR="0033254C" w:rsidRPr="0033254C" w14:paraId="38313F96" w14:textId="77777777" w:rsidTr="0033254C">
        <w:trPr>
          <w:trHeight w:val="299"/>
        </w:trPr>
        <w:tc>
          <w:tcPr>
            <w:tcW w:w="3674" w:type="dxa"/>
            <w:tcBorders>
              <w:top w:val="nil"/>
              <w:left w:val="nil"/>
              <w:bottom w:val="nil"/>
              <w:right w:val="nil"/>
            </w:tcBorders>
            <w:shd w:val="clear" w:color="auto" w:fill="auto"/>
            <w:noWrap/>
            <w:vAlign w:val="center"/>
            <w:hideMark/>
          </w:tcPr>
          <w:p w14:paraId="23E83323" w14:textId="2CE3EF71" w:rsidR="0033254C" w:rsidRPr="0033254C" w:rsidRDefault="0033254C" w:rsidP="0033254C">
            <w:pPr>
              <w:rPr>
                <w:rFonts w:eastAsia="Times New Roman"/>
                <w:color w:val="000000"/>
              </w:rPr>
            </w:pPr>
            <w:r w:rsidRPr="0033254C">
              <w:rPr>
                <w:color w:val="000000"/>
              </w:rPr>
              <w:t>RBC</w:t>
            </w:r>
          </w:p>
        </w:tc>
        <w:tc>
          <w:tcPr>
            <w:tcW w:w="1787" w:type="dxa"/>
            <w:tcBorders>
              <w:top w:val="nil"/>
              <w:left w:val="nil"/>
              <w:bottom w:val="nil"/>
              <w:right w:val="nil"/>
            </w:tcBorders>
            <w:shd w:val="clear" w:color="auto" w:fill="auto"/>
            <w:noWrap/>
            <w:vAlign w:val="center"/>
            <w:hideMark/>
          </w:tcPr>
          <w:p w14:paraId="1DFE7E83" w14:textId="3F657B72" w:rsidR="0033254C" w:rsidRPr="0033254C" w:rsidRDefault="0033254C" w:rsidP="0033254C">
            <w:pPr>
              <w:rPr>
                <w:rFonts w:eastAsia="Times New Roman"/>
                <w:color w:val="000000"/>
              </w:rPr>
            </w:pPr>
            <w:r w:rsidRPr="0033254C">
              <w:rPr>
                <w:color w:val="000000"/>
              </w:rPr>
              <w:t>WHOLE BLOOD</w:t>
            </w:r>
          </w:p>
        </w:tc>
        <w:tc>
          <w:tcPr>
            <w:tcW w:w="3899" w:type="dxa"/>
            <w:tcBorders>
              <w:top w:val="nil"/>
              <w:left w:val="nil"/>
              <w:bottom w:val="nil"/>
              <w:right w:val="nil"/>
            </w:tcBorders>
            <w:shd w:val="clear" w:color="auto" w:fill="auto"/>
            <w:noWrap/>
            <w:vAlign w:val="center"/>
            <w:hideMark/>
          </w:tcPr>
          <w:p w14:paraId="4748354A" w14:textId="333DA380" w:rsidR="0033254C" w:rsidRPr="0033254C" w:rsidRDefault="0033254C" w:rsidP="0033254C">
            <w:pPr>
              <w:rPr>
                <w:rFonts w:eastAsia="Times New Roman"/>
                <w:i/>
                <w:iCs/>
                <w:color w:val="000000"/>
              </w:rPr>
            </w:pPr>
            <w:r w:rsidRPr="0033254C">
              <w:rPr>
                <w:i/>
                <w:iCs/>
                <w:color w:val="000000"/>
              </w:rPr>
              <w:t>Erythrocytes</w:t>
            </w:r>
          </w:p>
        </w:tc>
      </w:tr>
      <w:tr w:rsidR="0033254C" w:rsidRPr="0033254C" w14:paraId="015AF900" w14:textId="77777777" w:rsidTr="0033254C">
        <w:trPr>
          <w:trHeight w:val="299"/>
        </w:trPr>
        <w:tc>
          <w:tcPr>
            <w:tcW w:w="3674" w:type="dxa"/>
            <w:tcBorders>
              <w:top w:val="nil"/>
              <w:left w:val="nil"/>
              <w:bottom w:val="nil"/>
              <w:right w:val="nil"/>
            </w:tcBorders>
            <w:shd w:val="clear" w:color="auto" w:fill="auto"/>
            <w:noWrap/>
            <w:vAlign w:val="center"/>
            <w:hideMark/>
          </w:tcPr>
          <w:p w14:paraId="54611FF4" w14:textId="5EB62C3B" w:rsidR="0033254C" w:rsidRPr="0033254C" w:rsidRDefault="0033254C" w:rsidP="0033254C">
            <w:pPr>
              <w:rPr>
                <w:rFonts w:eastAsia="Times New Roman"/>
                <w:color w:val="000000"/>
              </w:rPr>
            </w:pPr>
            <w:r w:rsidRPr="0033254C">
              <w:rPr>
                <w:color w:val="000000"/>
              </w:rPr>
              <w:t>RDW</w:t>
            </w:r>
          </w:p>
        </w:tc>
        <w:tc>
          <w:tcPr>
            <w:tcW w:w="1787" w:type="dxa"/>
            <w:tcBorders>
              <w:top w:val="nil"/>
              <w:left w:val="nil"/>
              <w:bottom w:val="nil"/>
              <w:right w:val="nil"/>
            </w:tcBorders>
            <w:shd w:val="clear" w:color="auto" w:fill="auto"/>
            <w:noWrap/>
            <w:vAlign w:val="center"/>
            <w:hideMark/>
          </w:tcPr>
          <w:p w14:paraId="2D13B1E7" w14:textId="0DCBBF42" w:rsidR="0033254C" w:rsidRPr="0033254C" w:rsidRDefault="0033254C" w:rsidP="0033254C">
            <w:pPr>
              <w:rPr>
                <w:rFonts w:eastAsia="Times New Roman"/>
                <w:color w:val="000000"/>
              </w:rPr>
            </w:pPr>
            <w:r w:rsidRPr="0033254C">
              <w:rPr>
                <w:color w:val="000000"/>
              </w:rPr>
              <w:t>WHOLE BLOOD</w:t>
            </w:r>
          </w:p>
        </w:tc>
        <w:tc>
          <w:tcPr>
            <w:tcW w:w="3899" w:type="dxa"/>
            <w:tcBorders>
              <w:top w:val="nil"/>
              <w:left w:val="nil"/>
              <w:bottom w:val="nil"/>
              <w:right w:val="nil"/>
            </w:tcBorders>
            <w:shd w:val="clear" w:color="auto" w:fill="auto"/>
            <w:noWrap/>
            <w:vAlign w:val="center"/>
            <w:hideMark/>
          </w:tcPr>
          <w:p w14:paraId="679CB1B9" w14:textId="5C750910" w:rsidR="0033254C" w:rsidRPr="0033254C" w:rsidRDefault="0033254C" w:rsidP="0033254C">
            <w:pPr>
              <w:rPr>
                <w:rFonts w:eastAsia="Times New Roman"/>
                <w:i/>
                <w:iCs/>
                <w:color w:val="000000"/>
              </w:rPr>
            </w:pPr>
            <w:r w:rsidRPr="0033254C">
              <w:rPr>
                <w:i/>
                <w:iCs/>
                <w:color w:val="000000"/>
              </w:rPr>
              <w:t>Erythrocytes Distribution Width</w:t>
            </w:r>
          </w:p>
        </w:tc>
      </w:tr>
      <w:tr w:rsidR="0033254C" w:rsidRPr="0033254C" w14:paraId="141B6E8F" w14:textId="77777777" w:rsidTr="0033254C">
        <w:trPr>
          <w:trHeight w:val="299"/>
        </w:trPr>
        <w:tc>
          <w:tcPr>
            <w:tcW w:w="3674" w:type="dxa"/>
            <w:tcBorders>
              <w:top w:val="nil"/>
              <w:left w:val="nil"/>
              <w:bottom w:val="nil"/>
              <w:right w:val="nil"/>
            </w:tcBorders>
            <w:shd w:val="clear" w:color="auto" w:fill="auto"/>
            <w:noWrap/>
            <w:vAlign w:val="center"/>
            <w:hideMark/>
          </w:tcPr>
          <w:p w14:paraId="1A0F32F8" w14:textId="10E98C99" w:rsidR="0033254C" w:rsidRPr="0033254C" w:rsidRDefault="0033254C" w:rsidP="0033254C">
            <w:pPr>
              <w:rPr>
                <w:rFonts w:eastAsia="Times New Roman"/>
                <w:color w:val="000000"/>
              </w:rPr>
            </w:pPr>
            <w:r w:rsidRPr="0033254C">
              <w:rPr>
                <w:color w:val="000000"/>
              </w:rPr>
              <w:t>RETI</w:t>
            </w:r>
          </w:p>
        </w:tc>
        <w:tc>
          <w:tcPr>
            <w:tcW w:w="1787" w:type="dxa"/>
            <w:tcBorders>
              <w:top w:val="nil"/>
              <w:left w:val="nil"/>
              <w:bottom w:val="nil"/>
              <w:right w:val="nil"/>
            </w:tcBorders>
            <w:shd w:val="clear" w:color="auto" w:fill="auto"/>
            <w:noWrap/>
            <w:vAlign w:val="center"/>
            <w:hideMark/>
          </w:tcPr>
          <w:p w14:paraId="54230FE3" w14:textId="6AC37EA1" w:rsidR="0033254C" w:rsidRPr="0033254C" w:rsidRDefault="0033254C" w:rsidP="0033254C">
            <w:pPr>
              <w:rPr>
                <w:rFonts w:eastAsia="Times New Roman"/>
                <w:color w:val="000000"/>
              </w:rPr>
            </w:pPr>
            <w:r w:rsidRPr="0033254C">
              <w:rPr>
                <w:color w:val="000000"/>
              </w:rPr>
              <w:t>WHOLE BLOOD</w:t>
            </w:r>
          </w:p>
        </w:tc>
        <w:tc>
          <w:tcPr>
            <w:tcW w:w="3899" w:type="dxa"/>
            <w:tcBorders>
              <w:top w:val="nil"/>
              <w:left w:val="nil"/>
              <w:bottom w:val="nil"/>
              <w:right w:val="nil"/>
            </w:tcBorders>
            <w:shd w:val="clear" w:color="auto" w:fill="auto"/>
            <w:noWrap/>
            <w:vAlign w:val="center"/>
            <w:hideMark/>
          </w:tcPr>
          <w:p w14:paraId="60255ADB" w14:textId="68DDD767" w:rsidR="0033254C" w:rsidRPr="0033254C" w:rsidRDefault="0033254C" w:rsidP="0033254C">
            <w:pPr>
              <w:rPr>
                <w:rFonts w:eastAsia="Times New Roman"/>
                <w:i/>
                <w:iCs/>
                <w:color w:val="000000"/>
              </w:rPr>
            </w:pPr>
            <w:r w:rsidRPr="0033254C">
              <w:rPr>
                <w:i/>
                <w:iCs/>
                <w:color w:val="000000"/>
              </w:rPr>
              <w:t>Reticulocytes</w:t>
            </w:r>
          </w:p>
        </w:tc>
      </w:tr>
      <w:tr w:rsidR="0033254C" w:rsidRPr="0033254C" w14:paraId="6AE60036" w14:textId="77777777" w:rsidTr="0033254C">
        <w:trPr>
          <w:trHeight w:val="299"/>
        </w:trPr>
        <w:tc>
          <w:tcPr>
            <w:tcW w:w="3674" w:type="dxa"/>
            <w:tcBorders>
              <w:top w:val="nil"/>
              <w:left w:val="nil"/>
              <w:bottom w:val="nil"/>
              <w:right w:val="nil"/>
            </w:tcBorders>
            <w:shd w:val="clear" w:color="auto" w:fill="auto"/>
            <w:noWrap/>
            <w:vAlign w:val="center"/>
            <w:hideMark/>
          </w:tcPr>
          <w:p w14:paraId="7B6D261C" w14:textId="219D805B" w:rsidR="0033254C" w:rsidRPr="0033254C" w:rsidRDefault="0033254C" w:rsidP="0033254C">
            <w:pPr>
              <w:rPr>
                <w:rFonts w:eastAsia="Times New Roman"/>
                <w:color w:val="000000"/>
              </w:rPr>
            </w:pPr>
            <w:r w:rsidRPr="0033254C">
              <w:rPr>
                <w:color w:val="000000"/>
              </w:rPr>
              <w:t>SODIUM</w:t>
            </w:r>
          </w:p>
        </w:tc>
        <w:tc>
          <w:tcPr>
            <w:tcW w:w="1787" w:type="dxa"/>
            <w:tcBorders>
              <w:top w:val="nil"/>
              <w:left w:val="nil"/>
              <w:bottom w:val="nil"/>
              <w:right w:val="nil"/>
            </w:tcBorders>
            <w:shd w:val="clear" w:color="auto" w:fill="auto"/>
            <w:noWrap/>
            <w:vAlign w:val="center"/>
            <w:hideMark/>
          </w:tcPr>
          <w:p w14:paraId="255BE8EC" w14:textId="3251F927" w:rsidR="0033254C" w:rsidRPr="0033254C" w:rsidRDefault="0033254C" w:rsidP="0033254C">
            <w:pPr>
              <w:rPr>
                <w:rFonts w:eastAsia="Times New Roman"/>
                <w:color w:val="000000"/>
              </w:rPr>
            </w:pPr>
            <w:r w:rsidRPr="0033254C">
              <w:rPr>
                <w:color w:val="000000"/>
              </w:rPr>
              <w:t>SERUM</w:t>
            </w:r>
          </w:p>
        </w:tc>
        <w:tc>
          <w:tcPr>
            <w:tcW w:w="3899" w:type="dxa"/>
            <w:tcBorders>
              <w:top w:val="nil"/>
              <w:left w:val="nil"/>
              <w:bottom w:val="nil"/>
              <w:right w:val="nil"/>
            </w:tcBorders>
            <w:shd w:val="clear" w:color="auto" w:fill="auto"/>
            <w:noWrap/>
            <w:vAlign w:val="center"/>
            <w:hideMark/>
          </w:tcPr>
          <w:p w14:paraId="52037D2D" w14:textId="0DD01BB2" w:rsidR="0033254C" w:rsidRPr="0033254C" w:rsidRDefault="0033254C" w:rsidP="0033254C">
            <w:pPr>
              <w:rPr>
                <w:rFonts w:eastAsia="Times New Roman"/>
                <w:i/>
                <w:iCs/>
                <w:color w:val="000000"/>
              </w:rPr>
            </w:pPr>
            <w:r w:rsidRPr="0033254C">
              <w:rPr>
                <w:i/>
                <w:iCs/>
                <w:color w:val="000000"/>
              </w:rPr>
              <w:t>Sodium</w:t>
            </w:r>
          </w:p>
        </w:tc>
      </w:tr>
      <w:tr w:rsidR="0033254C" w:rsidRPr="0033254C" w14:paraId="46B110FB" w14:textId="77777777" w:rsidTr="0033254C">
        <w:trPr>
          <w:trHeight w:val="299"/>
        </w:trPr>
        <w:tc>
          <w:tcPr>
            <w:tcW w:w="3674" w:type="dxa"/>
            <w:tcBorders>
              <w:top w:val="nil"/>
              <w:left w:val="nil"/>
              <w:bottom w:val="nil"/>
              <w:right w:val="nil"/>
            </w:tcBorders>
            <w:shd w:val="clear" w:color="auto" w:fill="auto"/>
            <w:noWrap/>
            <w:vAlign w:val="center"/>
            <w:hideMark/>
          </w:tcPr>
          <w:p w14:paraId="14A301CB" w14:textId="03C33CEE" w:rsidR="0033254C" w:rsidRPr="0033254C" w:rsidRDefault="0033254C" w:rsidP="0033254C">
            <w:pPr>
              <w:rPr>
                <w:rFonts w:eastAsia="Times New Roman"/>
                <w:color w:val="000000"/>
              </w:rPr>
            </w:pPr>
            <w:r w:rsidRPr="0033254C">
              <w:rPr>
                <w:color w:val="000000"/>
              </w:rPr>
              <w:t>SPGRAV</w:t>
            </w:r>
          </w:p>
        </w:tc>
        <w:tc>
          <w:tcPr>
            <w:tcW w:w="1787" w:type="dxa"/>
            <w:tcBorders>
              <w:top w:val="nil"/>
              <w:left w:val="nil"/>
              <w:bottom w:val="nil"/>
              <w:right w:val="nil"/>
            </w:tcBorders>
            <w:shd w:val="clear" w:color="auto" w:fill="auto"/>
            <w:noWrap/>
            <w:vAlign w:val="center"/>
            <w:hideMark/>
          </w:tcPr>
          <w:p w14:paraId="4C888B0F" w14:textId="740531F3" w:rsidR="0033254C" w:rsidRPr="0033254C" w:rsidRDefault="0033254C" w:rsidP="0033254C">
            <w:pPr>
              <w:rPr>
                <w:rFonts w:eastAsia="Times New Roman"/>
                <w:color w:val="000000"/>
              </w:rPr>
            </w:pPr>
            <w:r w:rsidRPr="0033254C">
              <w:rPr>
                <w:color w:val="000000"/>
              </w:rPr>
              <w:t>URINE</w:t>
            </w:r>
          </w:p>
        </w:tc>
        <w:tc>
          <w:tcPr>
            <w:tcW w:w="3899" w:type="dxa"/>
            <w:tcBorders>
              <w:top w:val="nil"/>
              <w:left w:val="nil"/>
              <w:bottom w:val="nil"/>
              <w:right w:val="nil"/>
            </w:tcBorders>
            <w:shd w:val="clear" w:color="auto" w:fill="auto"/>
            <w:noWrap/>
            <w:vAlign w:val="center"/>
            <w:hideMark/>
          </w:tcPr>
          <w:p w14:paraId="2D4B8EC6" w14:textId="065A4006" w:rsidR="0033254C" w:rsidRPr="0033254C" w:rsidRDefault="0033254C" w:rsidP="0033254C">
            <w:pPr>
              <w:rPr>
                <w:rFonts w:eastAsia="Times New Roman"/>
                <w:i/>
                <w:iCs/>
                <w:color w:val="000000"/>
              </w:rPr>
            </w:pPr>
            <w:r w:rsidRPr="0033254C">
              <w:rPr>
                <w:i/>
                <w:iCs/>
                <w:color w:val="000000"/>
              </w:rPr>
              <w:t>Specific Gravity</w:t>
            </w:r>
          </w:p>
        </w:tc>
      </w:tr>
      <w:tr w:rsidR="0033254C" w:rsidRPr="0033254C" w14:paraId="31BF1865" w14:textId="77777777" w:rsidTr="0033254C">
        <w:trPr>
          <w:trHeight w:val="299"/>
        </w:trPr>
        <w:tc>
          <w:tcPr>
            <w:tcW w:w="3674" w:type="dxa"/>
            <w:tcBorders>
              <w:top w:val="nil"/>
              <w:left w:val="nil"/>
              <w:bottom w:val="nil"/>
              <w:right w:val="nil"/>
            </w:tcBorders>
            <w:shd w:val="clear" w:color="auto" w:fill="auto"/>
            <w:noWrap/>
            <w:vAlign w:val="center"/>
            <w:hideMark/>
          </w:tcPr>
          <w:p w14:paraId="11E538DD" w14:textId="4F56ECB0" w:rsidR="0033254C" w:rsidRPr="0033254C" w:rsidRDefault="0033254C" w:rsidP="0033254C">
            <w:pPr>
              <w:rPr>
                <w:rFonts w:eastAsia="Times New Roman"/>
                <w:color w:val="000000"/>
              </w:rPr>
            </w:pPr>
            <w:r w:rsidRPr="0033254C">
              <w:rPr>
                <w:color w:val="000000"/>
              </w:rPr>
              <w:lastRenderedPageBreak/>
              <w:t>TRIG</w:t>
            </w:r>
          </w:p>
        </w:tc>
        <w:tc>
          <w:tcPr>
            <w:tcW w:w="1787" w:type="dxa"/>
            <w:tcBorders>
              <w:top w:val="nil"/>
              <w:left w:val="nil"/>
              <w:bottom w:val="nil"/>
              <w:right w:val="nil"/>
            </w:tcBorders>
            <w:shd w:val="clear" w:color="auto" w:fill="auto"/>
            <w:noWrap/>
            <w:vAlign w:val="center"/>
            <w:hideMark/>
          </w:tcPr>
          <w:p w14:paraId="21C33B4C" w14:textId="54C2F2DA" w:rsidR="0033254C" w:rsidRPr="0033254C" w:rsidRDefault="0033254C" w:rsidP="0033254C">
            <w:pPr>
              <w:rPr>
                <w:rFonts w:eastAsia="Times New Roman"/>
                <w:color w:val="000000"/>
              </w:rPr>
            </w:pPr>
            <w:r w:rsidRPr="0033254C">
              <w:rPr>
                <w:color w:val="000000"/>
              </w:rPr>
              <w:t>SERUM</w:t>
            </w:r>
          </w:p>
        </w:tc>
        <w:tc>
          <w:tcPr>
            <w:tcW w:w="3899" w:type="dxa"/>
            <w:tcBorders>
              <w:top w:val="nil"/>
              <w:left w:val="nil"/>
              <w:bottom w:val="nil"/>
              <w:right w:val="nil"/>
            </w:tcBorders>
            <w:shd w:val="clear" w:color="auto" w:fill="auto"/>
            <w:noWrap/>
            <w:vAlign w:val="center"/>
            <w:hideMark/>
          </w:tcPr>
          <w:p w14:paraId="59C69140" w14:textId="55EB8A02" w:rsidR="0033254C" w:rsidRPr="0033254C" w:rsidRDefault="0033254C" w:rsidP="0033254C">
            <w:pPr>
              <w:rPr>
                <w:rFonts w:eastAsia="Times New Roman"/>
                <w:i/>
                <w:iCs/>
                <w:color w:val="000000"/>
              </w:rPr>
            </w:pPr>
            <w:r w:rsidRPr="0033254C">
              <w:rPr>
                <w:i/>
                <w:iCs/>
                <w:color w:val="000000"/>
              </w:rPr>
              <w:t>Triglycerides</w:t>
            </w:r>
          </w:p>
        </w:tc>
      </w:tr>
      <w:tr w:rsidR="0033254C" w:rsidRPr="0033254C" w14:paraId="2117306F" w14:textId="77777777" w:rsidTr="0033254C">
        <w:trPr>
          <w:trHeight w:val="299"/>
        </w:trPr>
        <w:tc>
          <w:tcPr>
            <w:tcW w:w="3674" w:type="dxa"/>
            <w:tcBorders>
              <w:top w:val="nil"/>
              <w:left w:val="nil"/>
              <w:bottom w:val="nil"/>
              <w:right w:val="nil"/>
            </w:tcBorders>
            <w:shd w:val="clear" w:color="auto" w:fill="auto"/>
            <w:noWrap/>
            <w:vAlign w:val="center"/>
            <w:hideMark/>
          </w:tcPr>
          <w:p w14:paraId="0B17B3DC" w14:textId="481A4F62" w:rsidR="0033254C" w:rsidRPr="0033254C" w:rsidRDefault="0033254C" w:rsidP="0033254C">
            <w:pPr>
              <w:rPr>
                <w:rFonts w:eastAsia="Times New Roman"/>
                <w:color w:val="000000"/>
              </w:rPr>
            </w:pPr>
            <w:r w:rsidRPr="0033254C">
              <w:rPr>
                <w:color w:val="000000"/>
              </w:rPr>
              <w:t>UREAN</w:t>
            </w:r>
          </w:p>
        </w:tc>
        <w:tc>
          <w:tcPr>
            <w:tcW w:w="1787" w:type="dxa"/>
            <w:tcBorders>
              <w:top w:val="nil"/>
              <w:left w:val="nil"/>
              <w:bottom w:val="nil"/>
              <w:right w:val="nil"/>
            </w:tcBorders>
            <w:shd w:val="clear" w:color="auto" w:fill="auto"/>
            <w:noWrap/>
            <w:vAlign w:val="center"/>
            <w:hideMark/>
          </w:tcPr>
          <w:p w14:paraId="275BB83E" w14:textId="34644894" w:rsidR="0033254C" w:rsidRPr="0033254C" w:rsidRDefault="0033254C" w:rsidP="0033254C">
            <w:pPr>
              <w:rPr>
                <w:rFonts w:eastAsia="Times New Roman"/>
                <w:color w:val="000000"/>
              </w:rPr>
            </w:pPr>
            <w:r w:rsidRPr="0033254C">
              <w:rPr>
                <w:color w:val="000000"/>
              </w:rPr>
              <w:t>SERUM</w:t>
            </w:r>
          </w:p>
        </w:tc>
        <w:tc>
          <w:tcPr>
            <w:tcW w:w="3899" w:type="dxa"/>
            <w:tcBorders>
              <w:top w:val="nil"/>
              <w:left w:val="nil"/>
              <w:bottom w:val="nil"/>
              <w:right w:val="nil"/>
            </w:tcBorders>
            <w:shd w:val="clear" w:color="auto" w:fill="auto"/>
            <w:noWrap/>
            <w:vAlign w:val="center"/>
            <w:hideMark/>
          </w:tcPr>
          <w:p w14:paraId="04B7FAA5" w14:textId="064137C7" w:rsidR="0033254C" w:rsidRPr="0033254C" w:rsidRDefault="0033254C" w:rsidP="0033254C">
            <w:pPr>
              <w:rPr>
                <w:rFonts w:eastAsia="Times New Roman"/>
                <w:i/>
                <w:iCs/>
                <w:color w:val="000000"/>
              </w:rPr>
            </w:pPr>
            <w:r w:rsidRPr="0033254C">
              <w:rPr>
                <w:i/>
                <w:iCs/>
                <w:color w:val="000000"/>
              </w:rPr>
              <w:t>Urea Nitrogen</w:t>
            </w:r>
          </w:p>
        </w:tc>
      </w:tr>
      <w:tr w:rsidR="0033254C" w:rsidRPr="0033254C" w14:paraId="7C0AE040" w14:textId="77777777" w:rsidTr="0033254C">
        <w:trPr>
          <w:trHeight w:val="299"/>
        </w:trPr>
        <w:tc>
          <w:tcPr>
            <w:tcW w:w="3674" w:type="dxa"/>
            <w:tcBorders>
              <w:top w:val="nil"/>
              <w:left w:val="nil"/>
              <w:bottom w:val="nil"/>
              <w:right w:val="nil"/>
            </w:tcBorders>
            <w:shd w:val="clear" w:color="auto" w:fill="auto"/>
            <w:noWrap/>
            <w:vAlign w:val="center"/>
            <w:hideMark/>
          </w:tcPr>
          <w:p w14:paraId="11A9D769" w14:textId="0F0570E3" w:rsidR="0033254C" w:rsidRPr="0033254C" w:rsidRDefault="0033254C" w:rsidP="0033254C">
            <w:pPr>
              <w:rPr>
                <w:rFonts w:eastAsia="Times New Roman"/>
                <w:color w:val="000000"/>
              </w:rPr>
            </w:pPr>
            <w:r w:rsidRPr="0033254C">
              <w:rPr>
                <w:color w:val="000000"/>
              </w:rPr>
              <w:t>VOLUME</w:t>
            </w:r>
          </w:p>
        </w:tc>
        <w:tc>
          <w:tcPr>
            <w:tcW w:w="1787" w:type="dxa"/>
            <w:tcBorders>
              <w:top w:val="nil"/>
              <w:left w:val="nil"/>
              <w:bottom w:val="nil"/>
              <w:right w:val="nil"/>
            </w:tcBorders>
            <w:shd w:val="clear" w:color="auto" w:fill="auto"/>
            <w:noWrap/>
            <w:vAlign w:val="center"/>
            <w:hideMark/>
          </w:tcPr>
          <w:p w14:paraId="3BB99CC1" w14:textId="5EC872A7" w:rsidR="0033254C" w:rsidRPr="0033254C" w:rsidRDefault="0033254C" w:rsidP="0033254C">
            <w:pPr>
              <w:rPr>
                <w:rFonts w:eastAsia="Times New Roman"/>
                <w:color w:val="000000"/>
              </w:rPr>
            </w:pPr>
            <w:r w:rsidRPr="0033254C">
              <w:rPr>
                <w:color w:val="000000"/>
              </w:rPr>
              <w:t>URINE</w:t>
            </w:r>
          </w:p>
        </w:tc>
        <w:tc>
          <w:tcPr>
            <w:tcW w:w="3899" w:type="dxa"/>
            <w:tcBorders>
              <w:top w:val="nil"/>
              <w:left w:val="nil"/>
              <w:bottom w:val="nil"/>
              <w:right w:val="nil"/>
            </w:tcBorders>
            <w:shd w:val="clear" w:color="auto" w:fill="auto"/>
            <w:noWrap/>
            <w:vAlign w:val="center"/>
            <w:hideMark/>
          </w:tcPr>
          <w:p w14:paraId="5ABF6823" w14:textId="4AE367BB" w:rsidR="0033254C" w:rsidRPr="0033254C" w:rsidRDefault="0033254C" w:rsidP="0033254C">
            <w:pPr>
              <w:rPr>
                <w:rFonts w:eastAsia="Times New Roman"/>
                <w:i/>
                <w:iCs/>
                <w:color w:val="000000"/>
              </w:rPr>
            </w:pPr>
            <w:r w:rsidRPr="0033254C">
              <w:rPr>
                <w:i/>
                <w:iCs/>
                <w:color w:val="000000"/>
              </w:rPr>
              <w:t>Volume</w:t>
            </w:r>
          </w:p>
        </w:tc>
      </w:tr>
      <w:tr w:rsidR="0033254C" w:rsidRPr="0033254C" w14:paraId="30583AEF" w14:textId="77777777" w:rsidTr="0033254C">
        <w:trPr>
          <w:trHeight w:val="299"/>
        </w:trPr>
        <w:tc>
          <w:tcPr>
            <w:tcW w:w="3674" w:type="dxa"/>
            <w:tcBorders>
              <w:top w:val="nil"/>
              <w:left w:val="nil"/>
              <w:bottom w:val="nil"/>
              <w:right w:val="nil"/>
            </w:tcBorders>
            <w:shd w:val="clear" w:color="auto" w:fill="auto"/>
            <w:noWrap/>
            <w:vAlign w:val="center"/>
            <w:hideMark/>
          </w:tcPr>
          <w:p w14:paraId="4849F9C6" w14:textId="110F3C77" w:rsidR="0033254C" w:rsidRPr="0033254C" w:rsidRDefault="0033254C" w:rsidP="0033254C">
            <w:pPr>
              <w:rPr>
                <w:rFonts w:eastAsia="Times New Roman"/>
                <w:color w:val="000000"/>
              </w:rPr>
            </w:pPr>
            <w:r w:rsidRPr="0033254C">
              <w:rPr>
                <w:color w:val="000000"/>
              </w:rPr>
              <w:t>WBC</w:t>
            </w:r>
          </w:p>
        </w:tc>
        <w:tc>
          <w:tcPr>
            <w:tcW w:w="1787" w:type="dxa"/>
            <w:tcBorders>
              <w:top w:val="nil"/>
              <w:left w:val="nil"/>
              <w:bottom w:val="nil"/>
              <w:right w:val="nil"/>
            </w:tcBorders>
            <w:shd w:val="clear" w:color="auto" w:fill="auto"/>
            <w:noWrap/>
            <w:vAlign w:val="center"/>
            <w:hideMark/>
          </w:tcPr>
          <w:p w14:paraId="59000AF4" w14:textId="108F584E" w:rsidR="0033254C" w:rsidRPr="0033254C" w:rsidRDefault="0033254C" w:rsidP="0033254C">
            <w:pPr>
              <w:rPr>
                <w:rFonts w:eastAsia="Times New Roman"/>
                <w:color w:val="000000"/>
              </w:rPr>
            </w:pPr>
            <w:r w:rsidRPr="0033254C">
              <w:rPr>
                <w:color w:val="000000"/>
              </w:rPr>
              <w:t>WHOLE BLOOD</w:t>
            </w:r>
          </w:p>
        </w:tc>
        <w:tc>
          <w:tcPr>
            <w:tcW w:w="3899" w:type="dxa"/>
            <w:tcBorders>
              <w:top w:val="nil"/>
              <w:left w:val="nil"/>
              <w:bottom w:val="nil"/>
              <w:right w:val="nil"/>
            </w:tcBorders>
            <w:shd w:val="clear" w:color="auto" w:fill="auto"/>
            <w:noWrap/>
            <w:vAlign w:val="center"/>
            <w:hideMark/>
          </w:tcPr>
          <w:p w14:paraId="71B10D4D" w14:textId="663B6F37" w:rsidR="0033254C" w:rsidRPr="0033254C" w:rsidRDefault="0033254C" w:rsidP="0033254C">
            <w:pPr>
              <w:rPr>
                <w:rFonts w:eastAsia="Times New Roman"/>
                <w:i/>
                <w:iCs/>
                <w:color w:val="000000"/>
              </w:rPr>
            </w:pPr>
            <w:r w:rsidRPr="0033254C">
              <w:rPr>
                <w:i/>
                <w:iCs/>
                <w:color w:val="000000"/>
              </w:rPr>
              <w:t>Leukocytes</w:t>
            </w:r>
          </w:p>
        </w:tc>
      </w:tr>
      <w:tr w:rsidR="0033254C" w:rsidRPr="0033254C" w14:paraId="79BA070C" w14:textId="77777777" w:rsidTr="0033254C">
        <w:trPr>
          <w:trHeight w:val="299"/>
        </w:trPr>
        <w:tc>
          <w:tcPr>
            <w:tcW w:w="3674" w:type="dxa"/>
            <w:tcBorders>
              <w:top w:val="nil"/>
              <w:left w:val="nil"/>
              <w:bottom w:val="nil"/>
              <w:right w:val="nil"/>
            </w:tcBorders>
            <w:shd w:val="clear" w:color="auto" w:fill="auto"/>
            <w:noWrap/>
            <w:vAlign w:val="center"/>
            <w:hideMark/>
          </w:tcPr>
          <w:p w14:paraId="43D9B552" w14:textId="11268ABE" w:rsidR="0033254C" w:rsidRPr="0033254C" w:rsidRDefault="0033254C" w:rsidP="0033254C">
            <w:pPr>
              <w:rPr>
                <w:rFonts w:eastAsia="Times New Roman"/>
                <w:color w:val="000000"/>
              </w:rPr>
            </w:pPr>
            <w:r w:rsidRPr="0033254C">
              <w:rPr>
                <w:color w:val="000000"/>
              </w:rPr>
              <w:t>BWDIFF_NORM</w:t>
            </w:r>
          </w:p>
        </w:tc>
        <w:tc>
          <w:tcPr>
            <w:tcW w:w="1787" w:type="dxa"/>
            <w:tcBorders>
              <w:top w:val="nil"/>
              <w:left w:val="nil"/>
              <w:bottom w:val="nil"/>
              <w:right w:val="nil"/>
            </w:tcBorders>
            <w:shd w:val="clear" w:color="auto" w:fill="auto"/>
            <w:noWrap/>
            <w:vAlign w:val="center"/>
            <w:hideMark/>
          </w:tcPr>
          <w:p w14:paraId="120DE41B" w14:textId="0EA554DF" w:rsidR="0033254C" w:rsidRPr="0033254C" w:rsidRDefault="0033254C" w:rsidP="0033254C">
            <w:pPr>
              <w:rPr>
                <w:rFonts w:eastAsia="Times New Roman"/>
                <w:color w:val="000000"/>
              </w:rPr>
            </w:pPr>
            <w:r w:rsidRPr="0033254C">
              <w:rPr>
                <w:color w:val="000000"/>
              </w:rPr>
              <w:t>NA</w:t>
            </w:r>
          </w:p>
        </w:tc>
        <w:tc>
          <w:tcPr>
            <w:tcW w:w="3899" w:type="dxa"/>
            <w:tcBorders>
              <w:top w:val="nil"/>
              <w:left w:val="nil"/>
              <w:bottom w:val="nil"/>
              <w:right w:val="nil"/>
            </w:tcBorders>
            <w:shd w:val="clear" w:color="auto" w:fill="auto"/>
            <w:noWrap/>
            <w:vAlign w:val="bottom"/>
            <w:hideMark/>
          </w:tcPr>
          <w:p w14:paraId="39F4A711" w14:textId="7A78C6BC" w:rsidR="0033254C" w:rsidRPr="0033254C" w:rsidRDefault="0033254C" w:rsidP="0033254C">
            <w:pPr>
              <w:rPr>
                <w:rFonts w:eastAsia="Times New Roman"/>
                <w:i/>
                <w:iCs/>
                <w:color w:val="000000"/>
              </w:rPr>
            </w:pPr>
            <w:r w:rsidRPr="0033254C">
              <w:rPr>
                <w:rFonts w:eastAsia="Times New Roman"/>
                <w:i/>
                <w:iCs/>
                <w:color w:val="000000"/>
              </w:rPr>
              <w:t>Body Weight Diff. from Beg. to End of Study</w:t>
            </w:r>
          </w:p>
        </w:tc>
      </w:tr>
      <w:tr w:rsidR="0033254C" w:rsidRPr="0033254C" w14:paraId="5D4E34A6" w14:textId="77777777" w:rsidTr="0033254C">
        <w:trPr>
          <w:trHeight w:val="299"/>
        </w:trPr>
        <w:tc>
          <w:tcPr>
            <w:tcW w:w="3674" w:type="dxa"/>
            <w:tcBorders>
              <w:top w:val="nil"/>
              <w:left w:val="nil"/>
              <w:bottom w:val="nil"/>
              <w:right w:val="nil"/>
            </w:tcBorders>
            <w:shd w:val="clear" w:color="auto" w:fill="auto"/>
            <w:noWrap/>
            <w:vAlign w:val="center"/>
            <w:hideMark/>
          </w:tcPr>
          <w:p w14:paraId="70AD4953" w14:textId="0F74D815" w:rsidR="0033254C" w:rsidRPr="0033254C" w:rsidRDefault="0033254C" w:rsidP="0033254C">
            <w:pPr>
              <w:rPr>
                <w:rFonts w:eastAsia="Times New Roman"/>
                <w:color w:val="000000"/>
              </w:rPr>
            </w:pPr>
            <w:r w:rsidRPr="0033254C">
              <w:rPr>
                <w:color w:val="000000"/>
              </w:rPr>
              <w:t>BWSLOPE_NORM</w:t>
            </w:r>
          </w:p>
        </w:tc>
        <w:tc>
          <w:tcPr>
            <w:tcW w:w="1787" w:type="dxa"/>
            <w:tcBorders>
              <w:top w:val="nil"/>
              <w:left w:val="nil"/>
              <w:bottom w:val="nil"/>
              <w:right w:val="nil"/>
            </w:tcBorders>
            <w:shd w:val="clear" w:color="auto" w:fill="auto"/>
            <w:noWrap/>
            <w:vAlign w:val="center"/>
            <w:hideMark/>
          </w:tcPr>
          <w:p w14:paraId="42E2D9A2" w14:textId="138CAC56" w:rsidR="0033254C" w:rsidRPr="0033254C" w:rsidRDefault="0033254C" w:rsidP="0033254C">
            <w:pPr>
              <w:rPr>
                <w:rFonts w:eastAsia="Times New Roman"/>
                <w:color w:val="000000"/>
              </w:rPr>
            </w:pPr>
            <w:r w:rsidRPr="0033254C">
              <w:rPr>
                <w:color w:val="000000"/>
              </w:rPr>
              <w:t>NA</w:t>
            </w:r>
          </w:p>
        </w:tc>
        <w:tc>
          <w:tcPr>
            <w:tcW w:w="3899" w:type="dxa"/>
            <w:tcBorders>
              <w:top w:val="nil"/>
              <w:left w:val="nil"/>
              <w:bottom w:val="nil"/>
              <w:right w:val="nil"/>
            </w:tcBorders>
            <w:shd w:val="clear" w:color="auto" w:fill="auto"/>
            <w:noWrap/>
            <w:vAlign w:val="bottom"/>
          </w:tcPr>
          <w:p w14:paraId="13C3E5A9" w14:textId="1BFE50BD" w:rsidR="0033254C" w:rsidRPr="0033254C" w:rsidRDefault="0033254C" w:rsidP="0033254C">
            <w:pPr>
              <w:rPr>
                <w:rFonts w:eastAsia="Times New Roman"/>
                <w:i/>
                <w:iCs/>
                <w:color w:val="000000"/>
              </w:rPr>
            </w:pPr>
            <w:bookmarkStart w:id="103" w:name="_Hlk95991840"/>
            <w:r w:rsidRPr="0033254C">
              <w:rPr>
                <w:rFonts w:eastAsia="Times New Roman"/>
                <w:i/>
                <w:iCs/>
                <w:color w:val="000000"/>
              </w:rPr>
              <w:t>Body Weight Regression Slope</w:t>
            </w:r>
            <w:bookmarkEnd w:id="103"/>
          </w:p>
        </w:tc>
      </w:tr>
      <w:tr w:rsidR="0033254C" w:rsidRPr="0033254C" w14:paraId="7C0677E3" w14:textId="77777777" w:rsidTr="0033254C">
        <w:trPr>
          <w:trHeight w:val="299"/>
        </w:trPr>
        <w:tc>
          <w:tcPr>
            <w:tcW w:w="3674" w:type="dxa"/>
            <w:tcBorders>
              <w:top w:val="nil"/>
              <w:left w:val="nil"/>
              <w:bottom w:val="nil"/>
              <w:right w:val="nil"/>
            </w:tcBorders>
            <w:shd w:val="clear" w:color="auto" w:fill="auto"/>
            <w:noWrap/>
            <w:vAlign w:val="center"/>
            <w:hideMark/>
          </w:tcPr>
          <w:p w14:paraId="1C469D3F" w14:textId="16BC2048" w:rsidR="0033254C" w:rsidRPr="0033254C" w:rsidRDefault="0033254C" w:rsidP="0033254C">
            <w:pPr>
              <w:rPr>
                <w:rFonts w:eastAsia="Times New Roman"/>
                <w:color w:val="000000"/>
              </w:rPr>
            </w:pPr>
            <w:r w:rsidRPr="0033254C">
              <w:rPr>
                <w:color w:val="000000"/>
              </w:rPr>
              <w:t>BWINTCEPT_NORM</w:t>
            </w:r>
          </w:p>
        </w:tc>
        <w:tc>
          <w:tcPr>
            <w:tcW w:w="1787" w:type="dxa"/>
            <w:tcBorders>
              <w:top w:val="nil"/>
              <w:left w:val="nil"/>
              <w:bottom w:val="nil"/>
              <w:right w:val="nil"/>
            </w:tcBorders>
            <w:shd w:val="clear" w:color="auto" w:fill="auto"/>
            <w:noWrap/>
            <w:vAlign w:val="center"/>
            <w:hideMark/>
          </w:tcPr>
          <w:p w14:paraId="5C0B44AA" w14:textId="19160DE6" w:rsidR="0033254C" w:rsidRPr="0033254C" w:rsidRDefault="0033254C" w:rsidP="0033254C">
            <w:pPr>
              <w:rPr>
                <w:rFonts w:eastAsia="Times New Roman"/>
                <w:color w:val="000000"/>
              </w:rPr>
            </w:pPr>
            <w:r w:rsidRPr="0033254C">
              <w:rPr>
                <w:color w:val="000000"/>
              </w:rPr>
              <w:t>NA</w:t>
            </w:r>
          </w:p>
        </w:tc>
        <w:tc>
          <w:tcPr>
            <w:tcW w:w="3899" w:type="dxa"/>
            <w:tcBorders>
              <w:top w:val="nil"/>
              <w:left w:val="nil"/>
              <w:bottom w:val="nil"/>
              <w:right w:val="nil"/>
            </w:tcBorders>
            <w:shd w:val="clear" w:color="auto" w:fill="auto"/>
            <w:noWrap/>
            <w:vAlign w:val="bottom"/>
          </w:tcPr>
          <w:p w14:paraId="3756123D" w14:textId="066C2C65" w:rsidR="0033254C" w:rsidRPr="0033254C" w:rsidRDefault="0033254C" w:rsidP="0033254C">
            <w:pPr>
              <w:rPr>
                <w:rFonts w:eastAsia="Times New Roman"/>
                <w:i/>
                <w:iCs/>
                <w:color w:val="000000"/>
              </w:rPr>
            </w:pPr>
            <w:bookmarkStart w:id="104" w:name="_Hlk95991863"/>
            <w:r w:rsidRPr="0033254C">
              <w:rPr>
                <w:rFonts w:eastAsia="Times New Roman"/>
                <w:i/>
                <w:iCs/>
                <w:color w:val="000000"/>
              </w:rPr>
              <w:t>Body Weight Regression y-intercept</w:t>
            </w:r>
            <w:bookmarkEnd w:id="104"/>
          </w:p>
        </w:tc>
      </w:tr>
      <w:tr w:rsidR="0033254C" w:rsidRPr="0033254C" w14:paraId="5F92E041" w14:textId="77777777" w:rsidTr="0033254C">
        <w:trPr>
          <w:trHeight w:val="299"/>
        </w:trPr>
        <w:tc>
          <w:tcPr>
            <w:tcW w:w="3674" w:type="dxa"/>
            <w:tcBorders>
              <w:top w:val="nil"/>
              <w:left w:val="nil"/>
              <w:bottom w:val="nil"/>
              <w:right w:val="nil"/>
            </w:tcBorders>
            <w:shd w:val="clear" w:color="auto" w:fill="auto"/>
            <w:noWrap/>
            <w:vAlign w:val="center"/>
            <w:hideMark/>
          </w:tcPr>
          <w:p w14:paraId="1F32357B" w14:textId="7E1FE4B4" w:rsidR="0033254C" w:rsidRPr="0033254C" w:rsidRDefault="0033254C" w:rsidP="0033254C">
            <w:pPr>
              <w:rPr>
                <w:rFonts w:eastAsia="Times New Roman"/>
                <w:color w:val="000000"/>
              </w:rPr>
            </w:pPr>
            <w:r w:rsidRPr="0033254C">
              <w:rPr>
                <w:color w:val="000000"/>
              </w:rPr>
              <w:t>SEX</w:t>
            </w:r>
          </w:p>
        </w:tc>
        <w:tc>
          <w:tcPr>
            <w:tcW w:w="1787" w:type="dxa"/>
            <w:tcBorders>
              <w:top w:val="nil"/>
              <w:left w:val="nil"/>
              <w:bottom w:val="nil"/>
              <w:right w:val="nil"/>
            </w:tcBorders>
            <w:shd w:val="clear" w:color="auto" w:fill="auto"/>
            <w:noWrap/>
            <w:vAlign w:val="center"/>
            <w:hideMark/>
          </w:tcPr>
          <w:p w14:paraId="643A6674" w14:textId="273CA174" w:rsidR="0033254C" w:rsidRPr="0033254C" w:rsidRDefault="0033254C" w:rsidP="0033254C">
            <w:pPr>
              <w:rPr>
                <w:rFonts w:eastAsia="Times New Roman"/>
                <w:color w:val="000000"/>
              </w:rPr>
            </w:pPr>
            <w:r w:rsidRPr="0033254C">
              <w:rPr>
                <w:color w:val="000000"/>
              </w:rPr>
              <w:t>NA</w:t>
            </w:r>
          </w:p>
        </w:tc>
        <w:tc>
          <w:tcPr>
            <w:tcW w:w="3899" w:type="dxa"/>
            <w:tcBorders>
              <w:top w:val="nil"/>
              <w:left w:val="nil"/>
              <w:bottom w:val="nil"/>
              <w:right w:val="nil"/>
            </w:tcBorders>
            <w:shd w:val="clear" w:color="auto" w:fill="auto"/>
            <w:noWrap/>
            <w:vAlign w:val="bottom"/>
          </w:tcPr>
          <w:p w14:paraId="2F7967E1" w14:textId="1731E4B4" w:rsidR="0033254C" w:rsidRPr="0033254C" w:rsidRDefault="0033254C" w:rsidP="0033254C">
            <w:pPr>
              <w:rPr>
                <w:rFonts w:eastAsia="Times New Roman"/>
                <w:i/>
                <w:iCs/>
                <w:color w:val="000000"/>
              </w:rPr>
            </w:pPr>
            <w:r>
              <w:rPr>
                <w:rFonts w:eastAsia="Times New Roman"/>
                <w:i/>
                <w:iCs/>
                <w:color w:val="000000"/>
              </w:rPr>
              <w:t>Male/Female</w:t>
            </w:r>
          </w:p>
        </w:tc>
      </w:tr>
    </w:tbl>
    <w:p w14:paraId="12C58A2C" w14:textId="3AE16E40" w:rsidR="00E37AE2" w:rsidRDefault="00E37AE2" w:rsidP="00E37AE2">
      <w:pPr>
        <w:pStyle w:val="Heading2"/>
        <w:rPr>
          <w:lang w:val="en-US"/>
        </w:rPr>
      </w:pPr>
      <w:r>
        <w:rPr>
          <w:lang w:val="en-US"/>
        </w:rPr>
        <w:t>Biomarker Profiles for Liver Disease Phenotypes</w:t>
      </w:r>
    </w:p>
    <w:p w14:paraId="754F6F41" w14:textId="036C00EF" w:rsidR="00B00530" w:rsidRDefault="00B00530" w:rsidP="00B00530">
      <w:pPr>
        <w:pStyle w:val="BMSBodyText"/>
        <w:rPr>
          <w:lang w:eastAsia="x-none"/>
        </w:rPr>
      </w:pPr>
    </w:p>
    <w:p w14:paraId="070C164E" w14:textId="2281CEF9" w:rsidR="00B00530" w:rsidRDefault="00EC5ADA" w:rsidP="00EC5ADA">
      <w:pPr>
        <w:pStyle w:val="BMSBodyText"/>
        <w:spacing w:after="240" w:line="480" w:lineRule="auto"/>
        <w:ind w:firstLine="720"/>
      </w:pPr>
      <w:r>
        <w:t>Calculating z-scores can help delineate trends for subsets of data compared to the total populatio</w:t>
      </w:r>
      <w:r w:rsidR="00D571E6">
        <w:t>n</w:t>
      </w:r>
      <w:r w:rsidR="00D571E6">
        <w:fldChar w:fldCharType="begin"/>
      </w:r>
      <w:r w:rsidR="00A475D5">
        <w:instrText xml:space="preserve"> ADDIN ZOTERO_ITEM CSL_CITATION {"citationID":"gDRqHDxT","properties":{"formattedCitation":"\\super 16\\nosupersub{}","plainCitation":"16","noteIndex":0},"citationItems":[{"id":"tLHp7gUy/ddL7L6R9","uris":["http://zotero.org/users/2296690/items/HUDPJKBB"],"uri":["http://zotero.org/users/2296690/items/HUDPJKBB"],"itemData":{"id":1891,"type":"article-journal","abstract":"We present a new method for constructing discriminating substructures by reassembling common medicinal chemistry building blocks. The algorithm can be parametrized to meet differing objectives:  (1) to build features that discriminate for biological activity in a local structural neighborhood, (2) to build scaffolds for R-group analysis, (3) to construct cluster signatures that discriminate for membership in the cluster and provide a graphical representation for its members, and (4) to identify substructures that characterize major classes in a heterogeneous compound set. We illustrated the results of the algorithm on a literature dataset is of 118 compounds with in vitro inhibition data against recombinant human protein tyrosine phosphatase 1B (PTP-1B).","container-title":"Journal of Medicinal Chemistry","DOI":"10.1021/jm0302703","ISSN":"0022-2623","issue":"22","journalAbbreviation":"J. Med. Chem.","note":"publisher: American Chemical Society","page":"4770-4775","source":"ACS Publications","title":"Finding Discriminating Structural Features by Reassembling Common Building Blocks","volume":"46","author":[{"family":"Cross","given":"Kevin P."},{"family":"Myatt","given":"Glenn"},{"family":"Yang","given":"Chihae"},{"family":"Fligner","given":"Michael A."},{"family":"Verducci","given":"Joseph S."},{"family":"Blower","given":"Paul E."}],"issued":{"date-parts":[["2003",10,1]]}}}],"schema":"https://github.com/citation-style-language/schema/raw/master/csl-citation.json"} </w:instrText>
      </w:r>
      <w:r w:rsidR="00D571E6">
        <w:fldChar w:fldCharType="separate"/>
      </w:r>
      <w:r w:rsidR="00A475D5" w:rsidRPr="00A475D5">
        <w:rPr>
          <w:szCs w:val="24"/>
          <w:vertAlign w:val="superscript"/>
        </w:rPr>
        <w:t>16</w:t>
      </w:r>
      <w:r w:rsidR="00D571E6">
        <w:fldChar w:fldCharType="end"/>
      </w:r>
      <w:r w:rsidR="00D571E6">
        <w:t>.</w:t>
      </w:r>
      <w:r>
        <w:t xml:space="preserve"> </w:t>
      </w:r>
      <w:r w:rsidR="00B00530">
        <w:t xml:space="preserve">To explore the relationship between the predictor variables and liver disease phenotypes, </w:t>
      </w:r>
      <w:r>
        <w:t xml:space="preserve">z-score profiles were created by calculating </w:t>
      </w:r>
      <w:r w:rsidR="00B00530">
        <w:t>z</w:t>
      </w:r>
      <w:r w:rsidR="009E2FD8">
        <w:t>-</w:t>
      </w:r>
      <w:r w:rsidR="00B00530">
        <w:t xml:space="preserve">scores for each </w:t>
      </w:r>
      <w:r w:rsidR="009E2FD8">
        <w:t xml:space="preserve">predictor </w:t>
      </w:r>
      <w:r w:rsidR="00B00530">
        <w:t xml:space="preserve">variable with respect to each liver disease phenotype (Figure </w:t>
      </w:r>
      <w:r w:rsidR="00C91747">
        <w:t>3</w:t>
      </w:r>
      <w:r w:rsidR="00B00530">
        <w:t xml:space="preserve">).  </w:t>
      </w:r>
      <w:r w:rsidR="003E472D">
        <w:t>The p</w:t>
      </w:r>
      <w:r w:rsidR="00B00530">
        <w:t xml:space="preserve">rofiles for different liver disease phenotypes were distinct but with </w:t>
      </w:r>
      <w:r w:rsidR="00450EE8">
        <w:t>notabl</w:t>
      </w:r>
      <w:r w:rsidR="00B00530">
        <w:t>e commonalities.  For example, liver enzymes such as alkaline phosphatase (ALP), alanine aminotransferase (ALT), and aspartate aminotransferase (AST) were significantly raised across each liver disease phenotype, consisted with their status as biomarkers</w:t>
      </w:r>
      <w:r w:rsidR="006E2A03">
        <w:t xml:space="preserve"> where elevated levels are signs of underlying</w:t>
      </w:r>
      <w:r w:rsidR="00B00530">
        <w:t xml:space="preserve"> liver disease</w:t>
      </w:r>
      <w:r w:rsidR="001C1748">
        <w:t xml:space="preserve"> in humans</w:t>
      </w:r>
      <w:r w:rsidR="001C1748">
        <w:fldChar w:fldCharType="begin"/>
      </w:r>
      <w:r w:rsidR="00B053E2">
        <w:instrText xml:space="preserve"> ADDIN ZOTERO_ITEM CSL_CITATION {"citationID":"kiMKjc6b","properties":{"formattedCitation":"\\super 12,13\\nosupersub{}","plainCitation":"12,13","noteIndex":0},"citationItems":[{"id":1509,"uris":["http://zotero.org/users/2296690/items/BB9VWF4U"],"uri":["http://zotero.org/users/2296690/items/BB9VWF4U"],"itemData":{"id":1509,"type":"article-journal","abstract":"Laboratory testing is important in the diagnosis and monitoring of liver injury and disease. Current liver tests include plasma markers of injury (e.g. aminotransferases, γ-glutamyl transferase, and alkaline phosphatase), markers of function (e.g. prothrombin time, bilirubin), viral hepatitis serologies, and markers of proliferation (e.g. α-fetoprotein). Among the injury markers, the alanine and aspartate aminotransferases (ALT and AST, respectively) are the most commonly used. However, interpretation of ALT and AST plasma levels can be complicated. Furthermore, both have poor prognostic utility in acute liver injury and liver failure. New biomarkers of liver injury are rapidly being developed, and the US Food and Drug Administration the European Medicines Agency have recently expressed support for use of some of these biomarkers in drug trials. The purpose of this paper is to review the history of liver biomarkers, to summarize mechanisms and interpretation of ALT and AST elevation in plasma in liver injury (particularly acute liver injury), and to discuss emerging liver injury biomarkers that may complement or even replace ALT and AST in the future.","container-title":"EXCLI Journal","DOI":"10.17179/excli2016-800","ISSN":"1611-2156","journalAbbreviation":"EXCLI J","note":"PMID: 28337112\nPMCID: PMC5318690","page":"817-828","source":"PubMed Central","title":"The past and present of serum aminotransferases and the future of liver injury biomarkers","volume":"15","author":[{"family":"McGill","given":"Mitchell R."}],"issued":{"date-parts":[["2016",12,15]]}}},{"id":1785,"uris":["http://zotero.org/users/2296690/items/BCBXQPE3"],"uri":["http://zotero.org/users/2296690/items/BCBXQPE3"],"itemData":{"id":1785,"type":"article-journal","abstract":"The hepatotoxicity of drugs is the main cause of drug withdrawal from the pharmaceutical market and interruption of the development of new molecules.Biomarkers are useful in several situations. In case of suspected DILI, biomarkers can be used to confirm liver damage, its severity, prognosis, confirm drug causality or define the type of DILI. In this review, we will first present the currently used biomarkers and candidate biomarkers for the future. The current biomarkers are certainly very helpful including with the assistance of diagnostic method such the RUCAM, but provide a limited information for the early dectection of liver injury, the role of specific drug and the prediction of DILI. Some biomarkers are promising but they are not yet available for routine use. Studies are still needed to confirm their interest, particularly in comparison to RUCAM.","container-title":"Frontiers in Pharmacology","DOI":"10.3389/fphar.2019.01482","ISSN":"1663-9812","journalAbbreviation":"Front. Pharmacol.","language":"English","note":"publisher: Frontiers","source":"Frontiers","title":"Drug-Induced Liver Injury: Biomarkers, Requirements, Candidates, and Validation","title-short":"Drug-Induced Liver Injury","URL":"https://www.frontiersin.org/articles/10.3389/fphar.2019.01482/full","volume":"10","author":[{"family":"Meunier","given":"Lucy"},{"family":"Larrey","given":"Dominique"}],"accessed":{"date-parts":[["2020",12,8]]},"issued":{"date-parts":[["2019"]]}}}],"schema":"https://github.com/citation-style-language/schema/raw/master/csl-citation.json"} </w:instrText>
      </w:r>
      <w:r w:rsidR="001C1748">
        <w:fldChar w:fldCharType="separate"/>
      </w:r>
      <w:r w:rsidR="00D571E6" w:rsidRPr="00D571E6">
        <w:rPr>
          <w:vertAlign w:val="superscript"/>
        </w:rPr>
        <w:t>12,13</w:t>
      </w:r>
      <w:r w:rsidR="001C1748">
        <w:fldChar w:fldCharType="end"/>
      </w:r>
      <w:r w:rsidR="00B00530">
        <w:t>. Similarly, albumin (ALB), a protein produced primarily in the liver</w:t>
      </w:r>
      <w:r w:rsidR="006E2A03">
        <w:t>,</w:t>
      </w:r>
      <w:r w:rsidR="00B00530">
        <w:t xml:space="preserve"> as well overall protein blood levels (PROT) </w:t>
      </w:r>
      <w:r w:rsidR="006E2A03">
        <w:t xml:space="preserve">were reduced.  This is </w:t>
      </w:r>
      <w:r w:rsidR="00B00530">
        <w:t>consistent with impaired liver function as the liver is a site of protein synthesis for blood proteins</w:t>
      </w:r>
      <w:r w:rsidR="00A365C5">
        <w:fldChar w:fldCharType="begin"/>
      </w:r>
      <w:r w:rsidR="00A475D5">
        <w:instrText xml:space="preserve"> ADDIN ZOTERO_ITEM CSL_CITATION {"citationID":"C43jJ2HL","properties":{"formattedCitation":"\\super 17,18\\nosupersub{}","plainCitation":"17,18","noteIndex":0},"citationItems":[{"id":1778,"uris":["http://zotero.org/users/2296690/items/G24UYZIK"],"uri":["http://zotero.org/users/2296690/items/G24UYZIK"],"itemData":{"id":1778,"type":"article-journal","abstract":"Background: Our objectives were to identify serum marker proteins in rats that might serve as sensitive indicators of hepatomegaly, hepatocellular necrosis, or hepatobiliary injury and to use them to analyze data from a collaborative proteomics project.Methods: In each of 4 studies comprising the collaborative project, rats were given 1 of 4 compounds that target the liver through different mechanisms. Sera and liver samples were collected by terminal bleeds at 1 of 3 postdose time points. Sera were depleted of major secretory proteins and then separated into protein features by 2-dimensional gel electrophoresis (2DGE). Liver specimens were also processed and subjected to 2DGE. Protein spots that significantly increased or decreased in quantity after drug treatment were recovered, digested, analyzed by mass spectroscopy, and compared with available databases for identification. Criteria for further consideration were (a) temporal expression (i.e., increase or decrease at early, fulminant, or recovery periods), (b) known biological function, (c) probable hepatic origin, and (d) any previous association with toxicity in published studies. Markers that changed significantly at the early time point were important because of their potential sensitivity for signaling minimal damage.Results: Vitamin D–binding protein, paraoxonase, cellular retinol-binding protein, malate dehydrogenase, F-protein, and purine nucleoside phosphorylase were identified as empirically confirmed serum markers for hepatic effects in drug-treated rats.Conclusion: Proteomics can be applied for the identification and confirmation of peripheral biomarkers for altered liver function after toxicant exposure.","container-title":"Clinical Chemistry","DOI":"10.1373/clinchem.2005.049908","ISSN":"0009-9147","issue":"10","journalAbbreviation":"Clinical Chemistry","page":"1796-1803","source":"Silverchair","title":"Use of Proteomic Methods to Identify Serum Biomarkers Associated with Rat Liver Toxicity or Hypertrophy","volume":"51","author":[{"family":"Amacher","given":"David E"},{"family":"Adler","given":"Rick"},{"family":"Herath","given":"Athula"},{"family":"Townsend","given":"R Reid"}],"issued":{"date-parts":[["2005",10,1]]}}},{"id":1779,"uris":["http://zotero.org/users/2296690/items/GV27PBHN"],"uri":["http://zotero.org/users/2296690/items/GV27PBHN"],"itemData":{"id":1779,"type":"article-journal","abstract":"Biological markers (biomarkers) are used to recognize, characterize and monitor treatment-related responses following exposure to xenobiotics. Biomarkers serve three primary applications in toxicology: 1) to confirm exposure to a deleterious agent, 2) to provide a system for monitoring individual susceptibility to a toxicant, and 3) to quantitatively assess deleterious effects of a toxicant to an organism or individual. Because the liver is a general target for adverse effects of drugs and other chemicals, biomarkers of untoward hepatic response to xenobiotics are of particular interest to the pharmaceutical toxicologist. General requirements for the latter category of biomarkers are sample availability, target organ specificity, sensitivity for the toxicity of interest, accessibility, a relatively short half-life, and available detection systems. Biomarkers that can be assayed in biological fluids from both human and animal subjects are particularly desirable. Histologically, acute and subacute hepatic toxicity commonly involves necrosis, steatosis, cholestasis, vascular disorders, or multiple lesions. The purpose of this review is to summarize reported applications using clinical analytes and biochemical indicators of hepatic dysfunction with emphasis on those that show promise of supplementing or improving upon standard laboratory procedures. Liver function markers refer to peripheral indicators of hepatic synthetic and secretory activities, enterohepatic function, or perturbations of the hepatic uptake and clearance of circulating biomolecules. Liver injury biomarkers include various peripheral proteins released in response to a cellular damage or locally, proteins that are significantly altered within the liver. These include both circulating cytosolic, mitochondrial, or canalicular membrane markers, and the up-regulation or depletion of radical scavengers, modulators, and stabilizers of intracellular damage. Subsequent recovery from a toxic insult involves repair, regenerative, and proliferative responses that constitute the third class of biomarkers. Of these, protein markers found either in sera, plasma, or urine either during or just prior to the early manifestation of histological hepatic lesions are of greatest interest. Examples of a number of these markers, their documented applications in humans or animals, and potential advantages as well as limitations are presented.","container-title":"Human &amp; Experimental Toxicology","DOI":"10.1191/0960327102ht247oa","ISSN":"0960-3271","issue":"5","journalAbbreviation":"Hum Exp Toxicol","language":"en","note":"publisher: SAGE Publications Ltd STM","page":"253-262","source":"SAGE Journals","title":"A toxicologist's guide to biomarkers of hepatic response","volume":"21","author":[{"family":"Amacher","given":"D E"}],"issued":{"date-parts":[["2002",5,1]]}}}],"schema":"https://github.com/citation-style-language/schema/raw/master/csl-citation.json"} </w:instrText>
      </w:r>
      <w:r w:rsidR="00A365C5">
        <w:fldChar w:fldCharType="separate"/>
      </w:r>
      <w:r w:rsidR="00A475D5" w:rsidRPr="00A475D5">
        <w:rPr>
          <w:szCs w:val="24"/>
          <w:vertAlign w:val="superscript"/>
        </w:rPr>
        <w:t>17,18</w:t>
      </w:r>
      <w:r w:rsidR="00A365C5">
        <w:fldChar w:fldCharType="end"/>
      </w:r>
      <w:r w:rsidR="00B00530">
        <w:t>.  Rats with liver necrosis had the most pronounced changes compared to normal</w:t>
      </w:r>
      <w:r w:rsidR="00F715FC">
        <w:t xml:space="preserve"> as well as hematological changes indicative of anemia such as decreased red blood cells (RBC), hemoglobin (HGB) and hematocrit levels (HCT)</w:t>
      </w:r>
      <w:r w:rsidR="00B00530">
        <w:t>.  Rats with liver cholestasis showed similar change</w:t>
      </w:r>
      <w:r w:rsidR="00134210">
        <w:t>s to liver necrosis</w:t>
      </w:r>
      <w:r w:rsidR="00B00530">
        <w:t>, yet less drastic.  One notable difference between necrosis and cholestasis rats were increases in ur</w:t>
      </w:r>
      <w:r w:rsidR="00134210">
        <w:t>e</w:t>
      </w:r>
      <w:r w:rsidR="00B00530">
        <w:t xml:space="preserve">a nitrogen (UREA), creatinine (CREAT), and specific gravity of the urine (SPGRAV), all of which are </w:t>
      </w:r>
      <w:r w:rsidR="00F715FC">
        <w:t xml:space="preserve">well-established </w:t>
      </w:r>
      <w:r w:rsidR="00B00530">
        <w:t>biomarkers of kidney function</w:t>
      </w:r>
      <w:r w:rsidR="00200155">
        <w:fldChar w:fldCharType="begin"/>
      </w:r>
      <w:r w:rsidR="00A475D5">
        <w:instrText xml:space="preserve"> ADDIN ZOTERO_ITEM CSL_CITATION {"citationID":"E0ymagc1","properties":{"formattedCitation":"\\super 19,20\\nosupersub{}","plainCitation":"19,20","noteIndex":0},"citationItems":[{"id":1782,"uris":["http://zotero.org/users/2296690/items/4HM5N5JZ"],"uri":["http://zotero.org/users/2296690/items/4HM5N5JZ"],"itemData":{"id":1782,"type":"article-journal","abstract":"Chronic kidney disease (CKD) typically evolves over many years, with a long latent period when the disease is clinically silent and therefore diagnosis, evaluation and treatment is based mainly on biomarkers that assess kidney function. Glomerular filtration rate (GFR) remains the ideal marker of kidney function. Unfortunately measuring GFR is time consuming and therefore GFR is usually estimated from equations that take into account endogenous filtration markers like serum creatinine (SCr) and cystatin C (CysC). Other biomarkers such as albuminuria may precede kidney function decline and have demonstrated to have strong associations with disease progression and outcomes. New potential biomarkers have arisen with the promise of detecting kidney damage prior to the currently used markers. The aim of this review is to discuss the utility of the GFR estimating equations and biomarkers in CKD and the different clinical settings where these should be applied. The CKD-Epidemiology Collaboration equation performs better than the modification of diet in renal disease equation, especially at GFR above 60 mL/min per 1.73 m2. Equations combining CysC and SCr perform better than the equations using either CysC or SCr alone and are recommended in situations where CKD needs to be confirmed. Combining creatinine, CysC and urine albumin to creatinine ratio improves risk stratification for kidney disease progression and mortality. Kidney injury molecule and neutrophil gelatinase-associated lipocalin are considered reasonable biomarkers in urine and plasma to determine severity and prognosis of CKD.","container-title":"World Journal of Nephrology","DOI":"10.5527/wjn.v4.i1.57","ISSN":"2220-6124","issue":"1","journalAbbreviation":"World J Nephrol","note":"PMID: 25664247\nPMCID: PMC4317628","page":"57-73","source":"PubMed Central","title":"Biomarkers in chronic kidney disease, from kidney function to kidney damage","volume":"4","author":[{"family":"Lopez-Giacoman","given":"Salvador"},{"family":"Madero","given":"Magdalena"}],"issued":{"date-parts":[["2015",2,6]]}}},{"id":1781,"uris":["http://zotero.org/users/2296690/items/7NJ9X8QP"],"uri":["http://zotero.org/users/2296690/items/7NJ9X8QP"],"itemData":{"id":1781,"type":"article-journal","abstract":"Aims\nTo determine whether urinary biomarkers of acute kidney injury can be used to monitor the progression of chronic kidney injury in a rat model of hypertension and obesity.\n\nMaterials &amp; methods\nA suite of novel urinary biomarkers were used to track the progression of kidney damage in SHROB and SHR-lean rats.\n\nResults\nUrinary albumin, NAG, clusterin, osteopontin, RPA-1 and fibrinogen levels were significantly elevated over time and were closely associated with the severity of histopathologically determined nephropathy in both SHROB and SHR-lean rats.\n\nConclusion\nUrinary biomarkers, such as albumin, fibrinogen, NAG, clusterin, RPA-1 and osteopontin, may serve as useful tools to track the progression of chronic kidney disease associated with hypertension and obesity.","container-title":"Biomarkers in medicine","DOI":"10.2217/bmm.13.106","ISSN":"1752-0363","issue":"1","journalAbbreviation":"Biomark Med","note":"PMID: 24325231\nPMCID: PMC3951143","page":"85-94","source":"PubMed Central","title":"Urinary biomarkers track the progression of nephropathy in hypertensive and obese rats","volume":"8","author":[{"family":"Zhang","given":"Qin"},{"family":"Davis","given":"Kelly J"},{"family":"Hoffmann","given":"Dana"},{"family":"Vaidya","given":"Vishal S"},{"family":"Brown","given":"Ronald P"},{"family":"Goering","given":"Peter L"}],"issued":{"date-parts":[["2014",1]]}}}],"schema":"https://github.com/citation-style-language/schema/raw/master/csl-citation.json"} </w:instrText>
      </w:r>
      <w:r w:rsidR="00200155">
        <w:fldChar w:fldCharType="separate"/>
      </w:r>
      <w:r w:rsidR="00A475D5" w:rsidRPr="00A475D5">
        <w:rPr>
          <w:szCs w:val="24"/>
          <w:vertAlign w:val="superscript"/>
        </w:rPr>
        <w:t>19,20</w:t>
      </w:r>
      <w:r w:rsidR="00200155">
        <w:fldChar w:fldCharType="end"/>
      </w:r>
      <w:r w:rsidR="00200155">
        <w:t xml:space="preserve">. </w:t>
      </w:r>
      <w:r w:rsidR="00B00530">
        <w:t xml:space="preserve"> These observed increased could likely be secondary effects due to the </w:t>
      </w:r>
      <w:r>
        <w:t>buildup</w:t>
      </w:r>
      <w:r w:rsidR="00B00530">
        <w:t xml:space="preserve"> of bile </w:t>
      </w:r>
      <w:r w:rsidR="00B00530">
        <w:lastRenderedPageBreak/>
        <w:t>and bile acids in blood and increased kidney workload induced by cholestasis.  Indeed, cholestasis-induced renal failure has been observed</w:t>
      </w:r>
      <w:r w:rsidR="00F715FC">
        <w:t xml:space="preserve"> in the clinical</w:t>
      </w:r>
      <w:r w:rsidR="00200155">
        <w:fldChar w:fldCharType="begin"/>
      </w:r>
      <w:r w:rsidR="00A475D5">
        <w:instrText xml:space="preserve"> ADDIN ZOTERO_ITEM CSL_CITATION {"citationID":"8cfYN3e1","properties":{"formattedCitation":"\\super 21\\nosupersub{}","plainCitation":"21","noteIndex":0},"citationItems":[{"id":1780,"uris":["http://zotero.org/users/2296690/items/J2XPA5RA"],"uri":["http://zotero.org/users/2296690/items/J2XPA5RA"],"itemData":{"id":1780,"type":"article-journal","abstract":"BACKGROUND: Acute biliary obstruction is associated with the development of renal impairment and oxidative stress. The F2-isoprostanes, formed during oxidant injury, are renal vasoconstrictors acting via thromboxane (TX)-like receptors. We determined whether the formation of F2-isoprostanes is increased in experimental cholestasis and whether thiol containing antioxidants or ligands for the TXA2 receptor could improve renal function.\nMETHODS: The effects on renal function of acute bile duct ligation (BDL) in the rat were studied for two days. The consequences of administration of N-acetylcysteine (NAC), alpha-lipoic acid (LA), the TX receptor antagonist (TXRA) BAYu3405, or placebo were then examined.\nRESULTS: BDL caused a reduction in creatinine clearance from 1.10 +/- 0.05 to 0.55 +/- 0.05 ml/min and sodium excretion from 52 +/- 3 to 17 +/- 3 micromol/hr. Urinary F2-isoprostanes increased from 14 +/- 2 to 197 +/- 22 pg/ml following BDL. Renal functional changes were ameliorated by NAC (creatinine clearance 0.73 +/- 0.05 ml/min), LA (0.64 +/- 0.03 ml/min), and a TXRA (0.90 +/- 0.15 ml/min); P &lt; 0.05. Similarly, sodium excretion was increased from 17 +/- 3 micromol/hr (placebo) to 34 +/- 3 micromol/hr (NAC), 29 +/- 3 micromol/hr (LA), and 38 +/- 5 micromol/hr (TXRA); P &lt; 0.005. Hepatic glutathione concentrations increased from 6.5 +/- 0.3 micromol/g (normal liver) to 8.8 +/- 0.5 micromol/g (NAC) and 7.7 +/- 0.3 micromol/g (LA), P &lt; 0.01. However, only LA markedly inhibited F2-isoprostane formation (197 +/- 22 to 36 +/- 11 pg/ml creatinine clearance; P &lt; 0.05). Urinary TXB2 excretion was elevated after BDL (2.2 +/- 0.5 to 111.1 +/- 20.3 pg/min) but was unaffected by NAC and LA.\nCONCLUSION: NAC, LA, and TXRA can partially prevent renal dysfunction in experimental cholestasis. The effects of the antioxidants are independent of their ability to inhibit lipid peroxidation or TX synthesis.","container-title":"Kidney International","DOI":"10.1046/j.1523-1755.1999.00252.x","ISSN":"0085-2538","issue":"1","journalAbbreviation":"Kidney Int","language":"eng","note":"PMID: 9893136","page":"271-277","source":"PubMed","title":"Acute cholestasis-induced renal failure: effects of antioxidants and ligands for the thromboxane A2 receptor","title-short":"Acute cholestasis-induced renal failure","volume":"55","author":[{"family":"Holt","given":"S."},{"family":"Marley","given":"R."},{"family":"Fernando","given":"B."},{"family":"Harry","given":"D."},{"family":"Anand","given":"R."},{"family":"Goodier","given":"D."},{"family":"Moore","given":"K."}],"issued":{"date-parts":[["1999",1]]}}}],"schema":"https://github.com/citation-style-language/schema/raw/master/csl-citation.json"} </w:instrText>
      </w:r>
      <w:r w:rsidR="00200155">
        <w:fldChar w:fldCharType="separate"/>
      </w:r>
      <w:r w:rsidR="00A475D5" w:rsidRPr="00A475D5">
        <w:rPr>
          <w:szCs w:val="24"/>
          <w:vertAlign w:val="superscript"/>
        </w:rPr>
        <w:t>21</w:t>
      </w:r>
      <w:r w:rsidR="00200155">
        <w:fldChar w:fldCharType="end"/>
      </w:r>
      <w:r w:rsidR="00B00530">
        <w:t>.</w:t>
      </w:r>
      <w:r>
        <w:t xml:space="preserve">  The z-score profile for s</w:t>
      </w:r>
      <w:r w:rsidR="00B00530">
        <w:t xml:space="preserve">teatosis </w:t>
      </w:r>
      <w:r w:rsidR="00EB06F9">
        <w:t xml:space="preserve">was mostly characterized by much slighter </w:t>
      </w:r>
      <w:proofErr w:type="gramStart"/>
      <w:r w:rsidR="00EB06F9">
        <w:t>changes</w:t>
      </w:r>
      <w:proofErr w:type="gramEnd"/>
      <w:r w:rsidR="00EB06F9">
        <w:t xml:space="preserve"> hematological abnormalities consistent with a immunological response to inflammation</w:t>
      </w:r>
      <w:r w:rsidR="00B00530">
        <w:t xml:space="preserve">, for example, </w:t>
      </w:r>
      <w:r w:rsidR="00EB06F9">
        <w:t xml:space="preserve">elevated </w:t>
      </w:r>
      <w:r w:rsidR="00B00530">
        <w:t xml:space="preserve">white blood cells (WBC), lymphocytes (LYM), and basophiles (BASO).  This could be due to early stage of disease that was caught by our classification or that currently the submitted tests do not describe this liver disease phenotype particularly well.  </w:t>
      </w:r>
    </w:p>
    <w:p w14:paraId="1175F938" w14:textId="5238DB4D" w:rsidR="00394E61" w:rsidRDefault="008E02E6" w:rsidP="00394E61">
      <w:pPr>
        <w:pStyle w:val="BMSBodyText"/>
        <w:keepNext/>
        <w:spacing w:after="240" w:line="480" w:lineRule="auto"/>
      </w:pPr>
      <w:r w:rsidRPr="008E02E6">
        <w:rPr>
          <w:noProof/>
        </w:rPr>
        <w:drawing>
          <wp:inline distT="0" distB="0" distL="0" distR="0" wp14:anchorId="726FBDEB" wp14:editId="53A35ED2">
            <wp:extent cx="6666657" cy="3378200"/>
            <wp:effectExtent l="0" t="0" r="1270" b="0"/>
            <wp:docPr id="5" name="Picture 1">
              <a:extLst xmlns:a="http://schemas.openxmlformats.org/drawingml/2006/main">
                <a:ext uri="{FF2B5EF4-FFF2-40B4-BE49-F238E27FC236}">
                  <a16:creationId xmlns:a16="http://schemas.microsoft.com/office/drawing/2014/main" id="{41711A50-9A61-4415-A224-D96CE75C2C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1711A50-9A61-4415-A224-D96CE75C2CE0}"/>
                        </a:ext>
                      </a:extLst>
                    </pic:cNvPr>
                    <pic:cNvPicPr>
                      <a:picLocks noChangeAspect="1"/>
                    </pic:cNvPicPr>
                  </pic:nvPicPr>
                  <pic:blipFill>
                    <a:blip r:embed="rId19"/>
                    <a:stretch>
                      <a:fillRect/>
                    </a:stretch>
                  </pic:blipFill>
                  <pic:spPr>
                    <a:xfrm>
                      <a:off x="0" y="0"/>
                      <a:ext cx="6687238" cy="3388629"/>
                    </a:xfrm>
                    <a:prstGeom prst="rect">
                      <a:avLst/>
                    </a:prstGeom>
                  </pic:spPr>
                </pic:pic>
              </a:graphicData>
            </a:graphic>
          </wp:inline>
        </w:drawing>
      </w:r>
    </w:p>
    <w:p w14:paraId="616C8F17" w14:textId="1509D4FA" w:rsidR="00B00530" w:rsidRDefault="00394E61" w:rsidP="00394E61">
      <w:pPr>
        <w:pStyle w:val="Caption"/>
        <w:jc w:val="both"/>
        <w:rPr>
          <w:lang w:eastAsia="x-none"/>
        </w:rPr>
      </w:pPr>
      <w:r>
        <w:t xml:space="preserve">Figure </w:t>
      </w:r>
      <w:r w:rsidR="00C91747">
        <w:t>3</w:t>
      </w:r>
      <w:r>
        <w:t xml:space="preserve">. </w:t>
      </w:r>
      <w:r w:rsidRPr="00C837C9">
        <w:rPr>
          <w:b w:val="0"/>
          <w:bCs/>
        </w:rPr>
        <w:t>Z-score profiles of predictor variables for each liver disease phenotype.</w:t>
      </w:r>
    </w:p>
    <w:p w14:paraId="2FC3D696" w14:textId="77777777" w:rsidR="00B00530" w:rsidRPr="00B00530" w:rsidRDefault="00B00530" w:rsidP="00B00530">
      <w:pPr>
        <w:pStyle w:val="BMSBodyText"/>
        <w:rPr>
          <w:lang w:eastAsia="x-none"/>
        </w:rPr>
      </w:pPr>
    </w:p>
    <w:p w14:paraId="276F535B" w14:textId="547E68BB" w:rsidR="00D04473" w:rsidRDefault="00820380" w:rsidP="00D04473">
      <w:pPr>
        <w:pStyle w:val="Heading2"/>
        <w:rPr>
          <w:rFonts w:eastAsia="Arial" w:cs="Arial"/>
          <w:lang w:val="en-GB"/>
        </w:rPr>
      </w:pPr>
      <w:r>
        <w:rPr>
          <w:rFonts w:eastAsia="Arial" w:cs="Arial"/>
          <w:lang w:val="en-GB"/>
        </w:rPr>
        <w:t>Machine Learning</w:t>
      </w:r>
    </w:p>
    <w:p w14:paraId="1084A59B" w14:textId="77777777" w:rsidR="004A1BA8" w:rsidRPr="004A1BA8" w:rsidRDefault="004A1BA8" w:rsidP="004A1BA8">
      <w:pPr>
        <w:pStyle w:val="BMSBodyText"/>
        <w:rPr>
          <w:lang w:val="en-GB" w:eastAsia="x-none"/>
        </w:rPr>
      </w:pPr>
    </w:p>
    <w:p w14:paraId="52E4D9EB" w14:textId="788A8D19" w:rsidR="00376FF0" w:rsidRDefault="008D1014" w:rsidP="00376FF0">
      <w:pPr>
        <w:pStyle w:val="BMSBodyText"/>
        <w:spacing w:after="240" w:line="480" w:lineRule="auto"/>
        <w:ind w:firstLine="720"/>
      </w:pPr>
      <w:r>
        <w:t>The clinical chemistry tests a</w:t>
      </w:r>
      <w:r w:rsidR="004A276C">
        <w:t>long with</w:t>
      </w:r>
      <w:r>
        <w:t xml:space="preserve"> animal meta data were used to train machine learning models to predict the </w:t>
      </w:r>
      <w:r w:rsidR="003E472D">
        <w:t xml:space="preserve">probability of </w:t>
      </w:r>
      <w:r>
        <w:t>liver disease phenotypes in rats</w:t>
      </w:r>
      <w:r w:rsidR="00DE2E69">
        <w:t>.</w:t>
      </w:r>
      <w:r>
        <w:t xml:space="preserve">  </w:t>
      </w:r>
      <w:bookmarkStart w:id="105" w:name="_Hlk95473358"/>
      <w:r w:rsidR="00576F94">
        <w:t xml:space="preserve">The results from </w:t>
      </w:r>
      <w:r w:rsidR="00D679DC">
        <w:t xml:space="preserve">these </w:t>
      </w:r>
      <w:r w:rsidR="00544945">
        <w:t>random forest model</w:t>
      </w:r>
      <w:r w:rsidR="00D679DC">
        <w:t>s</w:t>
      </w:r>
      <w:r w:rsidR="00576F94">
        <w:t xml:space="preserve"> are shown in Figure </w:t>
      </w:r>
      <w:r w:rsidR="00670B36">
        <w:t>4</w:t>
      </w:r>
      <w:r w:rsidR="00AC4C1A">
        <w:t>A</w:t>
      </w:r>
      <w:r w:rsidR="00A54135">
        <w:t xml:space="preserve">.  </w:t>
      </w:r>
      <w:r w:rsidR="003E472D" w:rsidRPr="004B1102">
        <w:t>T</w:t>
      </w:r>
      <w:r w:rsidR="004510F4" w:rsidRPr="004B1102">
        <w:t>he model</w:t>
      </w:r>
      <w:r w:rsidR="0044072A" w:rsidRPr="004B1102">
        <w:t>s</w:t>
      </w:r>
      <w:r w:rsidR="004510F4" w:rsidRPr="004B1102">
        <w:t xml:space="preserve"> showed balanced accuracy </w:t>
      </w:r>
      <w:r w:rsidR="0044072A" w:rsidRPr="004B1102">
        <w:t xml:space="preserve">from </w:t>
      </w:r>
      <w:r w:rsidR="00544945" w:rsidRPr="004B1102">
        <w:lastRenderedPageBreak/>
        <w:t>5</w:t>
      </w:r>
      <w:r w:rsidR="0044072A" w:rsidRPr="004B1102">
        <w:t xml:space="preserve">8 to </w:t>
      </w:r>
      <w:r w:rsidR="00544945" w:rsidRPr="004B1102">
        <w:t>66</w:t>
      </w:r>
      <w:r w:rsidR="00EE3157" w:rsidRPr="004B1102">
        <w:t>%</w:t>
      </w:r>
      <w:r w:rsidR="00450EE8" w:rsidRPr="004B1102">
        <w:t xml:space="preserve"> </w:t>
      </w:r>
      <w:r w:rsidR="0044072A" w:rsidRPr="004B1102">
        <w:t>with</w:t>
      </w:r>
      <w:r w:rsidR="00450EE8" w:rsidRPr="004B1102">
        <w:t xml:space="preserve"> </w:t>
      </w:r>
      <w:r w:rsidR="0044072A" w:rsidRPr="004B1102">
        <w:t xml:space="preserve">a universally lower </w:t>
      </w:r>
      <w:r w:rsidR="00450EE8" w:rsidRPr="004B1102">
        <w:t>recall (</w:t>
      </w:r>
      <w:r w:rsidR="00544945" w:rsidRPr="004B1102">
        <w:t>37-41</w:t>
      </w:r>
      <w:r w:rsidR="00450EE8" w:rsidRPr="004B1102">
        <w:t>%)</w:t>
      </w:r>
      <w:r w:rsidR="0044072A" w:rsidRPr="004B1102">
        <w:t xml:space="preserve"> than precision (63 – 82%) as seen in</w:t>
      </w:r>
      <w:r w:rsidR="00B83EA2" w:rsidRPr="004B1102">
        <w:t xml:space="preserve"> Figure </w:t>
      </w:r>
      <w:r w:rsidR="00670B36" w:rsidRPr="004B1102">
        <w:t>4</w:t>
      </w:r>
      <w:r w:rsidR="00B83EA2" w:rsidRPr="004B1102">
        <w:t>A</w:t>
      </w:r>
      <w:r w:rsidR="007F7453" w:rsidRPr="004B1102">
        <w:t>.</w:t>
      </w:r>
      <w:bookmarkEnd w:id="105"/>
      <w:r w:rsidR="007F7453">
        <w:t xml:space="preserve"> </w:t>
      </w:r>
      <w:r w:rsidR="00C90095">
        <w:t xml:space="preserve">The models could likely be improved </w:t>
      </w:r>
      <w:r w:rsidR="00D6456B">
        <w:t xml:space="preserve">to </w:t>
      </w:r>
      <w:r w:rsidR="00C90095">
        <w:t xml:space="preserve">as the SEND database grows </w:t>
      </w:r>
      <w:r w:rsidR="00D679DC">
        <w:t>and includes</w:t>
      </w:r>
      <w:r w:rsidR="00C90095">
        <w:t xml:space="preserve"> more clinical chemistry tests with appreciable amounts of tests as well as the expansion </w:t>
      </w:r>
      <w:r w:rsidR="00B83EA2">
        <w:t>into</w:t>
      </w:r>
      <w:r w:rsidR="00C90095">
        <w:t xml:space="preserve"> other relevant SEND domains.  For example, animal </w:t>
      </w:r>
      <w:r w:rsidR="00D6456B">
        <w:t>food consumption is recorded in the Food and Water Consumption (FW) domain.</w:t>
      </w:r>
      <w:r w:rsidR="00C90095">
        <w:t xml:space="preserve"> </w:t>
      </w:r>
      <w:r w:rsidR="00F0750B">
        <w:t>Changes in eating behavior</w:t>
      </w:r>
      <w:r w:rsidR="00C90095" w:rsidRPr="00F0750B">
        <w:t xml:space="preserve"> is </w:t>
      </w:r>
      <w:r w:rsidR="00D6456B" w:rsidRPr="00F0750B">
        <w:t xml:space="preserve">noted </w:t>
      </w:r>
      <w:r w:rsidR="00C90095" w:rsidRPr="00F0750B">
        <w:t xml:space="preserve">in </w:t>
      </w:r>
      <w:r w:rsidR="00200155" w:rsidRPr="00F0750B">
        <w:t xml:space="preserve">liver disease and can be a sign </w:t>
      </w:r>
      <w:r w:rsidR="00ED494F" w:rsidRPr="00F0750B">
        <w:t xml:space="preserve">of </w:t>
      </w:r>
      <w:r w:rsidR="00C90095" w:rsidRPr="00F0750B">
        <w:t>underlying liver diseas</w:t>
      </w:r>
      <w:r w:rsidR="00ED494F" w:rsidRPr="00F0750B">
        <w:t>e</w:t>
      </w:r>
      <w:r w:rsidR="00F0750B">
        <w:fldChar w:fldCharType="begin"/>
      </w:r>
      <w:r w:rsidR="00A475D5">
        <w:instrText xml:space="preserve"> ADDIN ZOTERO_ITEM CSL_CITATION {"citationID":"VhmIauom","properties":{"formattedCitation":"\\super 22\\nosupersub{}","plainCitation":"22","noteIndex":0},"citationItems":[{"id":1712,"uris":["http://zotero.org/users/2296690/items/YFIFYKMH"],"uri":["http://zotero.org/users/2296690/items/YFIFYKMH"],"itemData":{"id":1712,"type":"article-journal","abstract":"We evaluated chemosensory function, food preferences, and appetite in 88 patients with liver disease including those with hepatitis, cirrhosis, primary biliary cirrhosis, and sclerosing cholangitis. Reported chemosensory disturbances were common in the patients with liver disease: over 40% reported recent taste changes, and 27% reported recent changes in smell, compared to only 6% of healthy, age- and gender-matched controls with no history of marked chemosensory malfunction. Compared to controls, a greater proportion of liver patients reported food cravings (47 vs. 17%) and food aversions (33 vs. 16%). Foods with a predominantly bitter taste were specifically less preferred in patients with liver disease compared to healthy controls. Patients were also more likely to report poor to fair appetite than controls (37 vs. 5%). Groups of patients with different types of liver pathology showed varying patterns of food preferences, suggesting that dietary recommendations to liver patients might be tailored to the altered preferences associated with a particular type of hepatic dysfunction.","container-title":"Appetite","DOI":"10.1006/appe.1993.1021","ISSN":"0195-6663","issue":"3","journalAbbreviation":"Appetite","language":"en","page":"209-216","source":"ScienceDirect","title":"Chemosensory Function, Food Preferences and Appetite in Human Liver Disease","volume":"20","author":[{"family":"Deems","given":"Rhonda Oetting"},{"family":"Friedman","given":"Mark I."},{"family":"Friedman","given":"Lawrence S."},{"family":"Munoz","given":"Santiago J."},{"family":"Maddrey","given":"Willis C."}],"issued":{"date-parts":[["1993",6,1]]}}}],"schema":"https://github.com/citation-style-language/schema/raw/master/csl-citation.json"} </w:instrText>
      </w:r>
      <w:r w:rsidR="00F0750B">
        <w:fldChar w:fldCharType="separate"/>
      </w:r>
      <w:r w:rsidR="00A475D5" w:rsidRPr="00A475D5">
        <w:rPr>
          <w:szCs w:val="24"/>
          <w:vertAlign w:val="superscript"/>
        </w:rPr>
        <w:t>22</w:t>
      </w:r>
      <w:r w:rsidR="00F0750B">
        <w:fldChar w:fldCharType="end"/>
      </w:r>
      <w:r w:rsidR="00C90095" w:rsidRPr="00F0750B">
        <w:t>.</w:t>
      </w:r>
      <w:r w:rsidR="00D6456B" w:rsidRPr="00F0750B">
        <w:t xml:space="preserve">  Additionally, rat behavior available in the Clinical Observation (CL) domain could help identify the </w:t>
      </w:r>
      <w:r w:rsidR="00F0750B">
        <w:t xml:space="preserve">eating habits, </w:t>
      </w:r>
      <w:r w:rsidR="00D6456B" w:rsidRPr="00F0750B">
        <w:t xml:space="preserve">fatigue </w:t>
      </w:r>
      <w:r w:rsidR="00F0750B">
        <w:t>and/or other clinical behaviors</w:t>
      </w:r>
      <w:r w:rsidR="00D6456B" w:rsidRPr="00F0750B">
        <w:t xml:space="preserve"> associated with liver disease.</w:t>
      </w:r>
      <w:r w:rsidR="00D6456B">
        <w:t xml:space="preserve">  </w:t>
      </w:r>
      <w:r w:rsidR="00324BE4">
        <w:t xml:space="preserve">Lastly, </w:t>
      </w:r>
      <w:r w:rsidR="0078281C">
        <w:t>the incorporation of chemical structure information (e.g., molecular descriptor</w:t>
      </w:r>
      <w:r w:rsidR="00D95828">
        <w:t>s</w:t>
      </w:r>
      <w:r w:rsidR="0078281C">
        <w:t xml:space="preserve"> or chemical fingerprints) could improve model performance while also providing a link to the chemical features underpinning biological processes associated with liver disease phenotypes. </w:t>
      </w:r>
    </w:p>
    <w:p w14:paraId="6C2A0ED3" w14:textId="0619A543" w:rsidR="003350ED" w:rsidRPr="00461509" w:rsidRDefault="003350ED" w:rsidP="00376FF0">
      <w:pPr>
        <w:pStyle w:val="BMSBodyText"/>
        <w:spacing w:after="240" w:line="480" w:lineRule="auto"/>
        <w:ind w:firstLine="720"/>
      </w:pPr>
      <w:r>
        <w:t xml:space="preserve">In addition to </w:t>
      </w:r>
      <w:r w:rsidR="00B83EA2">
        <w:t>random forest model</w:t>
      </w:r>
      <w:r w:rsidR="00A475D5">
        <w:t xml:space="preserve"> classifications</w:t>
      </w:r>
      <w:r>
        <w:t xml:space="preserve">, </w:t>
      </w:r>
      <w:r w:rsidR="00A475D5">
        <w:t>d</w:t>
      </w:r>
      <w:r>
        <w:t xml:space="preserve">ata was assessed by using the trained models to predict the probability of </w:t>
      </w:r>
      <w:r w:rsidR="00AC4C1A">
        <w:t xml:space="preserve">liver disease phenotypes in the training set, shown as histograms of probability predictions of liver disease phenotype positive and negative rats shown in Figure </w:t>
      </w:r>
      <w:r w:rsidR="00670B36">
        <w:t>4</w:t>
      </w:r>
      <w:r w:rsidR="00AC4C1A">
        <w:t xml:space="preserve">B. </w:t>
      </w:r>
      <w:r w:rsidR="004E3C77">
        <w:t xml:space="preserve">Cholestasis models appear to show the best </w:t>
      </w:r>
      <w:r w:rsidR="00670B36">
        <w:t>separation</w:t>
      </w:r>
      <w:r w:rsidR="003036F2">
        <w:t xml:space="preserve">, followed by necrosis, then </w:t>
      </w:r>
      <w:r w:rsidR="0070322A">
        <w:t xml:space="preserve">finally </w:t>
      </w:r>
      <w:r w:rsidR="003036F2">
        <w:t>steatosis</w:t>
      </w:r>
      <w:r w:rsidR="00B83EA2">
        <w:t xml:space="preserve"> (Figure </w:t>
      </w:r>
      <w:r w:rsidR="00670B36">
        <w:t>4</w:t>
      </w:r>
      <w:r w:rsidR="00B83EA2">
        <w:t>B)</w:t>
      </w:r>
      <w:r w:rsidR="003036F2">
        <w:t xml:space="preserve">.  The large peaks of probability scores, particularly those of necrosis and steatosis, are further evidence that </w:t>
      </w:r>
      <w:r w:rsidR="00A475D5">
        <w:t xml:space="preserve">more </w:t>
      </w:r>
      <w:r w:rsidR="003036F2">
        <w:t xml:space="preserve">features could potentially increase predictions and improve </w:t>
      </w:r>
      <w:r w:rsidR="00A475D5">
        <w:t>discrimination</w:t>
      </w:r>
      <w:r w:rsidR="003036F2">
        <w:t xml:space="preserve">.  </w:t>
      </w:r>
    </w:p>
    <w:p w14:paraId="28BEBF77" w14:textId="328A2E98" w:rsidR="00356B5B" w:rsidRDefault="00356B5B" w:rsidP="00356B5B">
      <w:pPr>
        <w:pStyle w:val="BMSBodyText"/>
        <w:keepNext/>
        <w:spacing w:after="240" w:line="480" w:lineRule="auto"/>
      </w:pPr>
    </w:p>
    <w:p w14:paraId="3B2BD207" w14:textId="42A400C8" w:rsidR="00576F94" w:rsidRDefault="00576F94" w:rsidP="00576F94">
      <w:pPr>
        <w:pStyle w:val="BMSBodyText"/>
        <w:keepNext/>
        <w:spacing w:after="240" w:line="480" w:lineRule="auto"/>
      </w:pPr>
    </w:p>
    <w:p w14:paraId="61349141" w14:textId="313DED78" w:rsidR="00356B5B" w:rsidRDefault="00694553" w:rsidP="00356B5B">
      <w:pPr>
        <w:pStyle w:val="BMSBodyText"/>
        <w:keepNext/>
        <w:spacing w:after="240" w:line="480" w:lineRule="auto"/>
      </w:pPr>
      <w:r>
        <w:rPr>
          <w:noProof/>
        </w:rPr>
        <w:drawing>
          <wp:inline distT="0" distB="0" distL="0" distR="0" wp14:anchorId="2F3A8725" wp14:editId="137F8A8A">
            <wp:extent cx="6949814" cy="3968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00281" cy="3997569"/>
                    </a:xfrm>
                    <a:prstGeom prst="rect">
                      <a:avLst/>
                    </a:prstGeom>
                    <a:noFill/>
                  </pic:spPr>
                </pic:pic>
              </a:graphicData>
            </a:graphic>
          </wp:inline>
        </w:drawing>
      </w:r>
    </w:p>
    <w:p w14:paraId="7405F872" w14:textId="20E5B9E8" w:rsidR="00FC112D" w:rsidRDefault="00356B5B" w:rsidP="00356B5B">
      <w:pPr>
        <w:pStyle w:val="Caption"/>
        <w:jc w:val="both"/>
      </w:pPr>
      <w:r>
        <w:t>Figure</w:t>
      </w:r>
      <w:r w:rsidR="00C91747">
        <w:t xml:space="preserve"> </w:t>
      </w:r>
      <w:r w:rsidR="00670B36">
        <w:t>4</w:t>
      </w:r>
      <w:r>
        <w:t xml:space="preserve">. </w:t>
      </w:r>
      <w:r w:rsidRPr="00923884">
        <w:rPr>
          <w:b w:val="0"/>
          <w:bCs/>
        </w:rPr>
        <w:t>(A) Predictive performance of models for each liver disease phenotypes.  (B) Histogram of probability of phenotype for disease negative (</w:t>
      </w:r>
      <w:r w:rsidR="00694553">
        <w:rPr>
          <w:b w:val="0"/>
          <w:bCs/>
        </w:rPr>
        <w:t>blue</w:t>
      </w:r>
      <w:r w:rsidRPr="00923884">
        <w:rPr>
          <w:b w:val="0"/>
          <w:bCs/>
        </w:rPr>
        <w:t>) and disease positive (</w:t>
      </w:r>
      <w:r w:rsidR="00694553">
        <w:rPr>
          <w:b w:val="0"/>
          <w:bCs/>
        </w:rPr>
        <w:t>red</w:t>
      </w:r>
      <w:r w:rsidRPr="00923884">
        <w:rPr>
          <w:b w:val="0"/>
          <w:bCs/>
        </w:rPr>
        <w:t>) rats.</w:t>
      </w:r>
    </w:p>
    <w:p w14:paraId="20FC2A7B" w14:textId="6111D130" w:rsidR="009E0842" w:rsidRPr="00FC112D" w:rsidRDefault="009E0842" w:rsidP="00FC112D">
      <w:pPr>
        <w:pStyle w:val="Caption"/>
        <w:jc w:val="both"/>
        <w:rPr>
          <w:sz w:val="24"/>
          <w:szCs w:val="24"/>
          <w:lang w:val="en-GB" w:eastAsia="x-none"/>
        </w:rPr>
      </w:pPr>
    </w:p>
    <w:p w14:paraId="2C3361B6" w14:textId="760588D7" w:rsidR="004A1BA8" w:rsidRDefault="004A1BA8" w:rsidP="004A1BA8">
      <w:pPr>
        <w:pStyle w:val="BMSBodyText"/>
        <w:rPr>
          <w:lang w:val="en-GB" w:eastAsia="x-none"/>
        </w:rPr>
      </w:pPr>
    </w:p>
    <w:p w14:paraId="4D5FA328" w14:textId="7D418A42" w:rsidR="00FC112D" w:rsidRPr="00FC112D" w:rsidRDefault="00FC112D" w:rsidP="004A1BA8">
      <w:pPr>
        <w:pStyle w:val="BMSBodyText"/>
        <w:rPr>
          <w:b/>
          <w:lang w:val="en-GB" w:eastAsia="x-none"/>
        </w:rPr>
      </w:pPr>
    </w:p>
    <w:p w14:paraId="2A4499EE" w14:textId="2819C676" w:rsidR="00995E49" w:rsidRDefault="00A475D5" w:rsidP="007013B6">
      <w:pPr>
        <w:pStyle w:val="BMSBodyText"/>
        <w:spacing w:before="120" w:line="480" w:lineRule="auto"/>
        <w:ind w:firstLine="720"/>
        <w:rPr>
          <w:lang w:val="en-GB" w:eastAsia="x-none"/>
        </w:rPr>
      </w:pPr>
      <w:r>
        <w:rPr>
          <w:lang w:val="en-GB" w:eastAsia="x-none"/>
        </w:rPr>
        <w:t>The trained model forests were used to identify the most predictive features for each liver disease phenotype</w:t>
      </w:r>
      <w:r w:rsidR="000A3E30">
        <w:rPr>
          <w:lang w:val="en-GB" w:eastAsia="x-none"/>
        </w:rPr>
        <w:t xml:space="preserve"> via the </w:t>
      </w:r>
      <w:proofErr w:type="spellStart"/>
      <w:r w:rsidR="000A3E30">
        <w:rPr>
          <w:lang w:val="en-GB" w:eastAsia="x-none"/>
        </w:rPr>
        <w:t>gini</w:t>
      </w:r>
      <w:proofErr w:type="spellEnd"/>
      <w:r w:rsidR="000A3E30">
        <w:rPr>
          <w:lang w:val="en-GB" w:eastAsia="x-none"/>
        </w:rPr>
        <w:t xml:space="preserve"> importance method</w:t>
      </w:r>
      <w:r>
        <w:rPr>
          <w:lang w:val="en-GB" w:eastAsia="x-none"/>
        </w:rPr>
        <w:t xml:space="preserve">.  </w:t>
      </w:r>
      <w:r w:rsidR="005126F1">
        <w:rPr>
          <w:lang w:val="en-GB" w:eastAsia="x-none"/>
        </w:rPr>
        <w:t xml:space="preserve">The values, </w:t>
      </w:r>
      <w:r w:rsidR="000A3E30">
        <w:rPr>
          <w:lang w:val="en-GB" w:eastAsia="x-none"/>
        </w:rPr>
        <w:t>averaged</w:t>
      </w:r>
      <w:r w:rsidR="005126F1">
        <w:rPr>
          <w:lang w:val="en-GB" w:eastAsia="x-none"/>
        </w:rPr>
        <w:t xml:space="preserve"> across all the models</w:t>
      </w:r>
      <w:r w:rsidR="000A3E30">
        <w:rPr>
          <w:lang w:val="en-GB" w:eastAsia="x-none"/>
        </w:rPr>
        <w:t xml:space="preserve"> in the cross validation</w:t>
      </w:r>
      <w:r w:rsidR="005126F1">
        <w:rPr>
          <w:lang w:val="en-GB" w:eastAsia="x-none"/>
        </w:rPr>
        <w:t xml:space="preserve">, are shown in Figure </w:t>
      </w:r>
      <w:r w:rsidR="00670B36">
        <w:rPr>
          <w:lang w:val="en-GB" w:eastAsia="x-none"/>
        </w:rPr>
        <w:t>5</w:t>
      </w:r>
      <w:r w:rsidR="005126F1">
        <w:rPr>
          <w:lang w:val="en-GB" w:eastAsia="x-none"/>
        </w:rPr>
        <w:t xml:space="preserve">, with lower values (shown in red) contribute more to the model than those in blue.  </w:t>
      </w:r>
      <w:r w:rsidR="000C12E8">
        <w:rPr>
          <w:lang w:val="en-GB" w:eastAsia="x-none"/>
        </w:rPr>
        <w:t xml:space="preserve">These profiles </w:t>
      </w:r>
      <w:r w:rsidR="000A3E30">
        <w:rPr>
          <w:lang w:val="en-GB" w:eastAsia="x-none"/>
        </w:rPr>
        <w:t>had similarities</w:t>
      </w:r>
      <w:r w:rsidR="000C12E8">
        <w:rPr>
          <w:lang w:val="en-GB" w:eastAsia="x-none"/>
        </w:rPr>
        <w:t xml:space="preserve"> to the z-score profiles.  For example, in necrosis and </w:t>
      </w:r>
      <w:r w:rsidR="000A3E30">
        <w:rPr>
          <w:lang w:val="en-GB" w:eastAsia="x-none"/>
        </w:rPr>
        <w:t>cholestasis</w:t>
      </w:r>
      <w:r w:rsidR="000C12E8">
        <w:rPr>
          <w:lang w:val="en-GB" w:eastAsia="x-none"/>
        </w:rPr>
        <w:t xml:space="preserve">, protein levels alanine aminotransferase (ALT) contributed to the model </w:t>
      </w:r>
      <w:r w:rsidR="000C12E8">
        <w:rPr>
          <w:lang w:val="en-GB" w:eastAsia="x-none"/>
        </w:rPr>
        <w:lastRenderedPageBreak/>
        <w:t xml:space="preserve">along with tests that suggest </w:t>
      </w:r>
      <w:r w:rsidR="00670B36">
        <w:rPr>
          <w:lang w:val="en-GB" w:eastAsia="x-none"/>
        </w:rPr>
        <w:t>anaemia</w:t>
      </w:r>
      <w:r w:rsidR="000C12E8">
        <w:rPr>
          <w:lang w:val="en-GB" w:eastAsia="x-none"/>
        </w:rPr>
        <w:t xml:space="preserve"> i.e., red blood cells (RBC)</w:t>
      </w:r>
      <w:r w:rsidR="000A3E30">
        <w:rPr>
          <w:lang w:val="en-GB" w:eastAsia="x-none"/>
        </w:rPr>
        <w:t xml:space="preserve"> and</w:t>
      </w:r>
      <w:r w:rsidR="000A3E30" w:rsidRPr="000A3E30">
        <w:rPr>
          <w:lang w:val="en-GB" w:eastAsia="x-none"/>
        </w:rPr>
        <w:t xml:space="preserve"> </w:t>
      </w:r>
      <w:r w:rsidR="000A3E30">
        <w:rPr>
          <w:lang w:val="en-GB" w:eastAsia="x-none"/>
        </w:rPr>
        <w:t>white blood cells (WBC)</w:t>
      </w:r>
      <w:r w:rsidR="000C12E8">
        <w:rPr>
          <w:lang w:val="en-GB" w:eastAsia="x-none"/>
        </w:rPr>
        <w:t xml:space="preserve">.  </w:t>
      </w:r>
      <w:r w:rsidR="000A3E30">
        <w:rPr>
          <w:lang w:val="en-GB" w:eastAsia="x-none"/>
        </w:rPr>
        <w:t>T</w:t>
      </w:r>
      <w:r w:rsidR="00087704">
        <w:rPr>
          <w:lang w:val="en-GB" w:eastAsia="x-none"/>
        </w:rPr>
        <w:t>he most contributory tests to the steatosis model consisted mostly of</w:t>
      </w:r>
      <w:r w:rsidR="002E57CC">
        <w:rPr>
          <w:lang w:val="en-GB" w:eastAsia="x-none"/>
        </w:rPr>
        <w:t xml:space="preserve"> </w:t>
      </w:r>
      <w:r w:rsidR="000A3E30">
        <w:rPr>
          <w:lang w:val="en-GB" w:eastAsia="x-none"/>
        </w:rPr>
        <w:t>those describing changes in body weight (BWDIFF_NORM and BWINTERCEPT_NORM) likely due to the increase in liver size seen in fatty livers.  Additionally, as seen in the z-score profiles, the specific gravity of urine was also seen.</w:t>
      </w:r>
      <w:r w:rsidR="00087704">
        <w:rPr>
          <w:lang w:val="en-GB" w:eastAsia="x-none"/>
        </w:rPr>
        <w:t xml:space="preserve">).  </w:t>
      </w:r>
      <w:r w:rsidR="00356B5B">
        <w:rPr>
          <w:lang w:val="en-GB" w:eastAsia="x-none"/>
        </w:rPr>
        <w:t>T</w:t>
      </w:r>
      <w:r w:rsidR="00087704">
        <w:rPr>
          <w:lang w:val="en-GB" w:eastAsia="x-none"/>
        </w:rPr>
        <w:t xml:space="preserve">his analysis confirms that </w:t>
      </w:r>
      <w:r w:rsidR="00FE5C3F">
        <w:rPr>
          <w:lang w:val="en-GB" w:eastAsia="x-none"/>
        </w:rPr>
        <w:t>random forest</w:t>
      </w:r>
      <w:r w:rsidR="00087704">
        <w:rPr>
          <w:lang w:val="en-GB" w:eastAsia="x-none"/>
        </w:rPr>
        <w:t xml:space="preserve"> models are capable identifying relationships between clinical chemistry tests and different liver disease </w:t>
      </w:r>
      <w:r w:rsidR="003350ED">
        <w:rPr>
          <w:lang w:val="en-GB" w:eastAsia="x-none"/>
        </w:rPr>
        <w:t xml:space="preserve">phenotypes </w:t>
      </w:r>
      <w:r w:rsidR="00356B5B">
        <w:rPr>
          <w:lang w:val="en-GB" w:eastAsia="x-none"/>
        </w:rPr>
        <w:t xml:space="preserve">better discriminating variables </w:t>
      </w:r>
      <w:r w:rsidR="003350ED">
        <w:rPr>
          <w:lang w:val="en-GB" w:eastAsia="x-none"/>
        </w:rPr>
        <w:t xml:space="preserve">are still </w:t>
      </w:r>
      <w:r w:rsidR="00356B5B">
        <w:rPr>
          <w:lang w:val="en-GB" w:eastAsia="x-none"/>
        </w:rPr>
        <w:t xml:space="preserve">in </w:t>
      </w:r>
      <w:r w:rsidR="003350ED">
        <w:rPr>
          <w:lang w:val="en-GB" w:eastAsia="x-none"/>
        </w:rPr>
        <w:t xml:space="preserve">need to improve model predictions. </w:t>
      </w:r>
    </w:p>
    <w:p w14:paraId="79C6A341" w14:textId="77777777" w:rsidR="0070322A" w:rsidRPr="00D65678" w:rsidRDefault="0070322A" w:rsidP="007013B6">
      <w:pPr>
        <w:pStyle w:val="BMSBodyText"/>
        <w:spacing w:before="120" w:line="480" w:lineRule="auto"/>
        <w:ind w:firstLine="720"/>
        <w:rPr>
          <w:lang w:val="en-GB" w:eastAsia="x-none"/>
        </w:rPr>
      </w:pPr>
    </w:p>
    <w:p w14:paraId="133C9840" w14:textId="2D5CF14D" w:rsidR="00356B5B" w:rsidRDefault="00885AF6" w:rsidP="00356B5B">
      <w:pPr>
        <w:pStyle w:val="BMSBodyText"/>
        <w:keepNext/>
      </w:pPr>
      <w:r>
        <w:rPr>
          <w:noProof/>
        </w:rPr>
        <w:lastRenderedPageBreak/>
        <w:drawing>
          <wp:inline distT="0" distB="0" distL="0" distR="0" wp14:anchorId="7A6FDF96" wp14:editId="64808BAF">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2860780" w14:textId="7FDF53C9" w:rsidR="003B38DD" w:rsidRDefault="00356B5B" w:rsidP="00356B5B">
      <w:pPr>
        <w:pStyle w:val="Caption"/>
        <w:jc w:val="both"/>
      </w:pPr>
      <w:r>
        <w:t xml:space="preserve">Figure </w:t>
      </w:r>
      <w:r w:rsidR="00670B36">
        <w:t>5</w:t>
      </w:r>
      <w:r>
        <w:t xml:space="preserve">. </w:t>
      </w:r>
      <w:r w:rsidR="00E7416A">
        <w:rPr>
          <w:b w:val="0"/>
          <w:bCs/>
        </w:rPr>
        <w:t>Gini importance score</w:t>
      </w:r>
      <w:r w:rsidRPr="001808E2">
        <w:rPr>
          <w:b w:val="0"/>
          <w:bCs/>
        </w:rPr>
        <w:t xml:space="preserve"> for </w:t>
      </w:r>
      <w:r w:rsidR="009E7C1C">
        <w:rPr>
          <w:b w:val="0"/>
          <w:bCs/>
        </w:rPr>
        <w:t>random forest</w:t>
      </w:r>
      <w:r w:rsidRPr="001808E2">
        <w:rPr>
          <w:b w:val="0"/>
          <w:bCs/>
        </w:rPr>
        <w:t xml:space="preserve"> models.  Left: </w:t>
      </w:r>
      <w:r w:rsidR="00885AF6" w:rsidRPr="001808E2">
        <w:rPr>
          <w:b w:val="0"/>
          <w:bCs/>
        </w:rPr>
        <w:t>Cholestasis</w:t>
      </w:r>
      <w:r w:rsidRPr="001808E2">
        <w:rPr>
          <w:b w:val="0"/>
          <w:bCs/>
        </w:rPr>
        <w:t xml:space="preserve">, Center: </w:t>
      </w:r>
      <w:r w:rsidR="00885AF6">
        <w:rPr>
          <w:b w:val="0"/>
          <w:bCs/>
        </w:rPr>
        <w:t>Necrosis</w:t>
      </w:r>
      <w:r w:rsidRPr="001808E2">
        <w:rPr>
          <w:b w:val="0"/>
          <w:bCs/>
        </w:rPr>
        <w:t xml:space="preserve">, Right: Steatosis. </w:t>
      </w:r>
      <w:r>
        <w:rPr>
          <w:b w:val="0"/>
          <w:bCs/>
        </w:rPr>
        <w:t xml:space="preserve">The color gradient is show as the maximum responses in red and the minimum in blue.  The rows are sorted in descending order by the average across all models (last column on right).  </w:t>
      </w:r>
    </w:p>
    <w:p w14:paraId="2797F962" w14:textId="77777777" w:rsidR="00995E49" w:rsidRPr="004A1BA8" w:rsidRDefault="00995E49" w:rsidP="004A1BA8">
      <w:pPr>
        <w:pStyle w:val="BMSBodyText"/>
        <w:rPr>
          <w:lang w:val="en-GB" w:eastAsia="x-none"/>
        </w:rPr>
      </w:pPr>
    </w:p>
    <w:p w14:paraId="514B553F" w14:textId="4C31F02C" w:rsidR="00820380" w:rsidRDefault="00820380" w:rsidP="00820380">
      <w:pPr>
        <w:pStyle w:val="Heading1"/>
        <w:rPr>
          <w:lang w:val="en-US"/>
        </w:rPr>
      </w:pPr>
      <w:r>
        <w:rPr>
          <w:lang w:val="en-US"/>
        </w:rPr>
        <w:t>conclusions</w:t>
      </w:r>
    </w:p>
    <w:p w14:paraId="32D7A1E6" w14:textId="77777777" w:rsidR="00620CC5" w:rsidRPr="00620CC5" w:rsidRDefault="00620CC5" w:rsidP="00620CC5">
      <w:pPr>
        <w:pStyle w:val="BMSBodyText"/>
        <w:rPr>
          <w:lang w:eastAsia="x-none"/>
        </w:rPr>
      </w:pPr>
    </w:p>
    <w:p w14:paraId="617F8102" w14:textId="7C25DFC5" w:rsidR="00820380" w:rsidRDefault="004F221E" w:rsidP="00620CC5">
      <w:pPr>
        <w:pStyle w:val="BMSBodyText"/>
        <w:spacing w:before="120" w:line="480" w:lineRule="auto"/>
        <w:ind w:firstLine="720"/>
        <w:rPr>
          <w:lang w:eastAsia="x-none"/>
        </w:rPr>
      </w:pPr>
      <w:r>
        <w:rPr>
          <w:lang w:eastAsia="x-none"/>
        </w:rPr>
        <w:t xml:space="preserve">In this work, applied informatics and machine learning methods to leverage the wealth </w:t>
      </w:r>
      <w:r w:rsidR="00620CC5">
        <w:rPr>
          <w:lang w:eastAsia="x-none"/>
        </w:rPr>
        <w:t xml:space="preserve">of toxicity study data </w:t>
      </w:r>
      <w:r>
        <w:rPr>
          <w:lang w:eastAsia="x-none"/>
        </w:rPr>
        <w:t>contained with SEND data submitted to the U.S. FDA.</w:t>
      </w:r>
      <w:r w:rsidR="00620CC5">
        <w:rPr>
          <w:lang w:eastAsia="x-none"/>
        </w:rPr>
        <w:t xml:space="preserve">  In this initial attempt of </w:t>
      </w:r>
      <w:r w:rsidR="00B83EA2">
        <w:rPr>
          <w:lang w:eastAsia="x-none"/>
        </w:rPr>
        <w:t>large-scale</w:t>
      </w:r>
      <w:r w:rsidR="00620CC5">
        <w:rPr>
          <w:lang w:eastAsia="x-none"/>
        </w:rPr>
        <w:t xml:space="preserve"> cross-study analysis applying these techniques, we characterize rat hepatotoxicity </w:t>
      </w:r>
      <w:r w:rsidR="00620CC5">
        <w:rPr>
          <w:lang w:eastAsia="x-none"/>
        </w:rPr>
        <w:lastRenderedPageBreak/>
        <w:t xml:space="preserve">using their clinical chemistry tests and other animal metadata.  By doing so, distinct patterns relating to different liver disease phenotypes can be seen, providing researchers with important information on the relationship between these </w:t>
      </w:r>
      <w:r w:rsidR="00B83EA2">
        <w:rPr>
          <w:lang w:eastAsia="x-none"/>
        </w:rPr>
        <w:t>variables’</w:t>
      </w:r>
      <w:r w:rsidR="00620CC5">
        <w:rPr>
          <w:lang w:eastAsia="x-none"/>
        </w:rPr>
        <w:t xml:space="preserve"> hepatotoxicity.  While </w:t>
      </w:r>
      <w:r w:rsidR="004E0994">
        <w:rPr>
          <w:lang w:eastAsia="x-none"/>
        </w:rPr>
        <w:t>these data are able to modestly classify liver disease in rats using machine learning, the wealth of information in SEND data to be provided in the future will likely improve these predictions.  Lastly, this workflow can be extended to other animals</w:t>
      </w:r>
      <w:r w:rsidR="00B83EA2">
        <w:rPr>
          <w:lang w:eastAsia="x-none"/>
        </w:rPr>
        <w:t xml:space="preserve"> (e.g., dog, monkey)</w:t>
      </w:r>
      <w:r w:rsidR="004E0994">
        <w:rPr>
          <w:lang w:eastAsia="x-none"/>
        </w:rPr>
        <w:t xml:space="preserve"> and toxicity endpoints</w:t>
      </w:r>
      <w:r w:rsidR="00B83EA2">
        <w:rPr>
          <w:lang w:eastAsia="x-none"/>
        </w:rPr>
        <w:t xml:space="preserve"> (e.g., nephrotoxicity, cardiotoxicity)</w:t>
      </w:r>
      <w:r w:rsidR="00BE63F1">
        <w:rPr>
          <w:lang w:eastAsia="x-none"/>
        </w:rPr>
        <w:t>, which will help to predict complex toxicity data and understand drug-induced toxicity</w:t>
      </w:r>
    </w:p>
    <w:p w14:paraId="55C14571" w14:textId="7291D6E4" w:rsidR="009E0842" w:rsidRDefault="009E0842" w:rsidP="00620CC5">
      <w:pPr>
        <w:pStyle w:val="BMSBodyText"/>
        <w:spacing w:before="120" w:line="480" w:lineRule="auto"/>
        <w:ind w:firstLine="720"/>
        <w:rPr>
          <w:lang w:eastAsia="x-none"/>
        </w:rPr>
      </w:pPr>
    </w:p>
    <w:p w14:paraId="5FEDD6AC" w14:textId="4251696A" w:rsidR="009E0842" w:rsidRDefault="009E0842" w:rsidP="00620CC5">
      <w:pPr>
        <w:pStyle w:val="BMSBodyText"/>
        <w:spacing w:before="120" w:line="480" w:lineRule="auto"/>
        <w:ind w:firstLine="720"/>
        <w:rPr>
          <w:lang w:eastAsia="x-none"/>
        </w:rPr>
      </w:pPr>
    </w:p>
    <w:p w14:paraId="4845D4AF" w14:textId="77777777" w:rsidR="009E0842" w:rsidRPr="00820380" w:rsidRDefault="009E0842" w:rsidP="00820380">
      <w:pPr>
        <w:pStyle w:val="BMSBodyText"/>
        <w:rPr>
          <w:lang w:eastAsia="x-none"/>
        </w:rPr>
      </w:pPr>
    </w:p>
    <w:p w14:paraId="14DE53C3" w14:textId="3F4A428B" w:rsidR="00EB75A7" w:rsidRPr="00FC63B9" w:rsidRDefault="00EB75A7">
      <w:pPr>
        <w:spacing w:after="160" w:line="259" w:lineRule="auto"/>
        <w:rPr>
          <w:rFonts w:eastAsiaTheme="minorEastAsia"/>
          <w:sz w:val="24"/>
          <w:szCs w:val="24"/>
        </w:rPr>
      </w:pPr>
      <w:r w:rsidRPr="00FC63B9">
        <w:rPr>
          <w:rFonts w:eastAsiaTheme="minorEastAsia"/>
          <w:sz w:val="24"/>
          <w:szCs w:val="24"/>
        </w:rPr>
        <w:br w:type="page"/>
      </w:r>
    </w:p>
    <w:p w14:paraId="3C43C49A" w14:textId="77777777" w:rsidR="000A4305" w:rsidRPr="000A4305" w:rsidRDefault="000A4305" w:rsidP="000A4305">
      <w:pPr>
        <w:pStyle w:val="BMSBodyText"/>
      </w:pPr>
    </w:p>
    <w:p w14:paraId="6DBAA0DF" w14:textId="6D49495C" w:rsidR="00421D63" w:rsidRPr="007232FE" w:rsidRDefault="00ED4FC3" w:rsidP="007232FE">
      <w:pPr>
        <w:numPr>
          <w:ilvl w:val="0"/>
          <w:numId w:val="43"/>
        </w:numPr>
        <w:spacing w:after="160" w:line="256" w:lineRule="auto"/>
        <w:ind w:left="0" w:firstLine="0"/>
        <w:textAlignment w:val="baseline"/>
        <w:rPr>
          <w:rFonts w:ascii="Arial" w:eastAsia="Times New Roman" w:hAnsi="Arial" w:cs="Arial"/>
          <w:b/>
          <w:bCs/>
          <w:caps/>
          <w:color w:val="000000"/>
          <w:sz w:val="24"/>
          <w:szCs w:val="24"/>
        </w:rPr>
      </w:pPr>
      <w:r w:rsidRPr="00ED4FC3">
        <w:rPr>
          <w:rFonts w:ascii="Arial" w:eastAsia="Times New Roman" w:hAnsi="Arial" w:cs="Arial"/>
          <w:b/>
          <w:bCs/>
          <w:caps/>
          <w:color w:val="000000"/>
          <w:sz w:val="24"/>
          <w:szCs w:val="24"/>
          <w:lang w:val="en-GB"/>
        </w:rPr>
        <w:t>REFERENCES</w:t>
      </w:r>
      <w:r w:rsidRPr="00ED4FC3">
        <w:rPr>
          <w:rFonts w:ascii="Arial" w:eastAsia="Times New Roman" w:hAnsi="Arial" w:cs="Arial"/>
          <w:b/>
          <w:bCs/>
          <w:caps/>
          <w:color w:val="000000"/>
          <w:sz w:val="24"/>
          <w:szCs w:val="24"/>
        </w:rPr>
        <w:t> </w:t>
      </w:r>
    </w:p>
    <w:p w14:paraId="600E4AFE" w14:textId="77777777" w:rsidR="00A475D5" w:rsidRPr="00A475D5" w:rsidRDefault="00B5385D" w:rsidP="00A475D5">
      <w:pPr>
        <w:pStyle w:val="Bibliography"/>
        <w:rPr>
          <w:sz w:val="24"/>
        </w:rPr>
      </w:pPr>
      <w:r>
        <w:rPr>
          <w:b/>
          <w:bCs/>
          <w:caps/>
        </w:rPr>
        <w:fldChar w:fldCharType="begin"/>
      </w:r>
      <w:r w:rsidR="001C1748">
        <w:rPr>
          <w:b/>
          <w:bCs/>
        </w:rPr>
        <w:instrText xml:space="preserve"> ADDIN ZOTERO_BIBL {"uncited":[],"omitted":[],"custom":[]} CSL_BIBLIOGRAPHY </w:instrText>
      </w:r>
      <w:r>
        <w:rPr>
          <w:b/>
          <w:bCs/>
          <w:caps/>
        </w:rPr>
        <w:fldChar w:fldCharType="separate"/>
      </w:r>
      <w:r w:rsidR="00A475D5" w:rsidRPr="00A475D5">
        <w:rPr>
          <w:sz w:val="24"/>
        </w:rPr>
        <w:t xml:space="preserve">(1) </w:t>
      </w:r>
      <w:r w:rsidR="00A475D5" w:rsidRPr="00A475D5">
        <w:rPr>
          <w:sz w:val="24"/>
        </w:rPr>
        <w:tab/>
        <w:t xml:space="preserve">Lapteva, L.; Pariser, A. R. Investigational New Drug Applications: A 1-Year Pilot Study on Rates and Reasons for Clinical Hold. </w:t>
      </w:r>
      <w:r w:rsidR="00A475D5" w:rsidRPr="00A475D5">
        <w:rPr>
          <w:i/>
          <w:iCs/>
          <w:sz w:val="24"/>
        </w:rPr>
        <w:t>J. Investig. Med.</w:t>
      </w:r>
      <w:r w:rsidR="00A475D5" w:rsidRPr="00A475D5">
        <w:rPr>
          <w:sz w:val="24"/>
        </w:rPr>
        <w:t xml:space="preserve"> </w:t>
      </w:r>
      <w:r w:rsidR="00A475D5" w:rsidRPr="00A475D5">
        <w:rPr>
          <w:b/>
          <w:bCs/>
          <w:sz w:val="24"/>
        </w:rPr>
        <w:t>2016</w:t>
      </w:r>
      <w:r w:rsidR="00A475D5" w:rsidRPr="00A475D5">
        <w:rPr>
          <w:sz w:val="24"/>
        </w:rPr>
        <w:t xml:space="preserve">, </w:t>
      </w:r>
      <w:r w:rsidR="00A475D5" w:rsidRPr="00A475D5">
        <w:rPr>
          <w:i/>
          <w:iCs/>
          <w:sz w:val="24"/>
        </w:rPr>
        <w:t>64</w:t>
      </w:r>
      <w:r w:rsidR="00A475D5" w:rsidRPr="00A475D5">
        <w:rPr>
          <w:sz w:val="24"/>
        </w:rPr>
        <w:t xml:space="preserve"> (2), 376–382. https://doi.org/10.1136/jim-2015-000010.</w:t>
      </w:r>
    </w:p>
    <w:p w14:paraId="1F5FE152" w14:textId="77777777" w:rsidR="00A475D5" w:rsidRPr="00A475D5" w:rsidRDefault="00A475D5" w:rsidP="00A475D5">
      <w:pPr>
        <w:pStyle w:val="Bibliography"/>
        <w:rPr>
          <w:sz w:val="24"/>
        </w:rPr>
      </w:pPr>
      <w:r w:rsidRPr="00A475D5">
        <w:rPr>
          <w:sz w:val="24"/>
        </w:rPr>
        <w:t xml:space="preserve">(2) </w:t>
      </w:r>
      <w:r w:rsidRPr="00A475D5">
        <w:rPr>
          <w:sz w:val="24"/>
        </w:rPr>
        <w:tab/>
        <w:t xml:space="preserve">Remmer, H. The Role of the Liver in Drug Metabolism. </w:t>
      </w:r>
      <w:r w:rsidRPr="00A475D5">
        <w:rPr>
          <w:i/>
          <w:iCs/>
          <w:sz w:val="24"/>
        </w:rPr>
        <w:t>Am. J. Med.</w:t>
      </w:r>
      <w:r w:rsidRPr="00A475D5">
        <w:rPr>
          <w:sz w:val="24"/>
        </w:rPr>
        <w:t xml:space="preserve"> </w:t>
      </w:r>
      <w:r w:rsidRPr="00A475D5">
        <w:rPr>
          <w:b/>
          <w:bCs/>
          <w:sz w:val="24"/>
        </w:rPr>
        <w:t>1970</w:t>
      </w:r>
      <w:r w:rsidRPr="00A475D5">
        <w:rPr>
          <w:sz w:val="24"/>
        </w:rPr>
        <w:t xml:space="preserve">, </w:t>
      </w:r>
      <w:r w:rsidRPr="00A475D5">
        <w:rPr>
          <w:i/>
          <w:iCs/>
          <w:sz w:val="24"/>
        </w:rPr>
        <w:t>49</w:t>
      </w:r>
      <w:r w:rsidRPr="00A475D5">
        <w:rPr>
          <w:sz w:val="24"/>
        </w:rPr>
        <w:t xml:space="preserve"> (5), 617–629. https://doi.org/10.1016/S0002-9343(70)80129-2.</w:t>
      </w:r>
    </w:p>
    <w:p w14:paraId="3C53C19C" w14:textId="77777777" w:rsidR="00A475D5" w:rsidRPr="00A475D5" w:rsidRDefault="00A475D5" w:rsidP="00A475D5">
      <w:pPr>
        <w:pStyle w:val="Bibliography"/>
        <w:rPr>
          <w:sz w:val="24"/>
        </w:rPr>
      </w:pPr>
      <w:r w:rsidRPr="00A475D5">
        <w:rPr>
          <w:sz w:val="24"/>
        </w:rPr>
        <w:t xml:space="preserve">(3) </w:t>
      </w:r>
      <w:r w:rsidRPr="00A475D5">
        <w:rPr>
          <w:sz w:val="24"/>
        </w:rPr>
        <w:tab/>
        <w:t xml:space="preserve">Hofmann, A. F. The Continuing Importance of Bile Acids in Liver and Intestinal Disease. </w:t>
      </w:r>
      <w:r w:rsidRPr="00A475D5">
        <w:rPr>
          <w:i/>
          <w:iCs/>
          <w:sz w:val="24"/>
        </w:rPr>
        <w:t>Arch. Intern. Med.</w:t>
      </w:r>
      <w:r w:rsidRPr="00A475D5">
        <w:rPr>
          <w:sz w:val="24"/>
        </w:rPr>
        <w:t xml:space="preserve"> </w:t>
      </w:r>
      <w:r w:rsidRPr="00A475D5">
        <w:rPr>
          <w:b/>
          <w:bCs/>
          <w:sz w:val="24"/>
        </w:rPr>
        <w:t>1999</w:t>
      </w:r>
      <w:r w:rsidRPr="00A475D5">
        <w:rPr>
          <w:sz w:val="24"/>
        </w:rPr>
        <w:t xml:space="preserve">, </w:t>
      </w:r>
      <w:r w:rsidRPr="00A475D5">
        <w:rPr>
          <w:i/>
          <w:iCs/>
          <w:sz w:val="24"/>
        </w:rPr>
        <w:t>159</w:t>
      </w:r>
      <w:r w:rsidRPr="00A475D5">
        <w:rPr>
          <w:sz w:val="24"/>
        </w:rPr>
        <w:t xml:space="preserve"> (22), 2647–2658. https://doi.org/10.1001/archinte.159.22.2647.</w:t>
      </w:r>
    </w:p>
    <w:p w14:paraId="743747B3" w14:textId="77777777" w:rsidR="00A475D5" w:rsidRPr="00A475D5" w:rsidRDefault="00A475D5" w:rsidP="00A475D5">
      <w:pPr>
        <w:pStyle w:val="Bibliography"/>
        <w:rPr>
          <w:sz w:val="24"/>
        </w:rPr>
      </w:pPr>
      <w:r w:rsidRPr="00A475D5">
        <w:rPr>
          <w:sz w:val="24"/>
        </w:rPr>
        <w:t xml:space="preserve">(4) </w:t>
      </w:r>
      <w:r w:rsidRPr="00A475D5">
        <w:rPr>
          <w:sz w:val="24"/>
        </w:rPr>
        <w:tab/>
        <w:t xml:space="preserve">Airhart, J.; Vidrich, A.; Khairallah, E. A. Compartmentation of Free Amino Acids for Protein Synthesis in Rat Liver. </w:t>
      </w:r>
      <w:r w:rsidRPr="00A475D5">
        <w:rPr>
          <w:i/>
          <w:iCs/>
          <w:sz w:val="24"/>
        </w:rPr>
        <w:t>Biochem. J.</w:t>
      </w:r>
      <w:r w:rsidRPr="00A475D5">
        <w:rPr>
          <w:sz w:val="24"/>
        </w:rPr>
        <w:t xml:space="preserve"> </w:t>
      </w:r>
      <w:r w:rsidRPr="00A475D5">
        <w:rPr>
          <w:b/>
          <w:bCs/>
          <w:sz w:val="24"/>
        </w:rPr>
        <w:t>1974</w:t>
      </w:r>
      <w:r w:rsidRPr="00A475D5">
        <w:rPr>
          <w:sz w:val="24"/>
        </w:rPr>
        <w:t xml:space="preserve">, </w:t>
      </w:r>
      <w:r w:rsidRPr="00A475D5">
        <w:rPr>
          <w:i/>
          <w:iCs/>
          <w:sz w:val="24"/>
        </w:rPr>
        <w:t>140</w:t>
      </w:r>
      <w:r w:rsidRPr="00A475D5">
        <w:rPr>
          <w:sz w:val="24"/>
        </w:rPr>
        <w:t xml:space="preserve"> (3), 539–545. https://doi.org/10.1042/bj1400539.</w:t>
      </w:r>
    </w:p>
    <w:p w14:paraId="07C6898E" w14:textId="77777777" w:rsidR="00A475D5" w:rsidRPr="00A475D5" w:rsidRDefault="00A475D5" w:rsidP="00A475D5">
      <w:pPr>
        <w:pStyle w:val="Bibliography"/>
        <w:rPr>
          <w:sz w:val="24"/>
        </w:rPr>
      </w:pPr>
      <w:r w:rsidRPr="00A475D5">
        <w:rPr>
          <w:sz w:val="24"/>
        </w:rPr>
        <w:t xml:space="preserve">(5) </w:t>
      </w:r>
      <w:r w:rsidRPr="00A475D5">
        <w:rPr>
          <w:sz w:val="24"/>
        </w:rPr>
        <w:tab/>
        <w:t xml:space="preserve">Miller, L. L.; Bly, C. G.; Watson, M. L.; Bale, W. F. The Dominant Role of the Liver in Plasma Protein Synthesis; a Direct Study of the Isolated Perfused Rat Liver with the Aid of Lysine-Epsilon-C14. </w:t>
      </w:r>
      <w:r w:rsidRPr="00A475D5">
        <w:rPr>
          <w:i/>
          <w:iCs/>
          <w:sz w:val="24"/>
        </w:rPr>
        <w:t>J. Exp. Med.</w:t>
      </w:r>
      <w:r w:rsidRPr="00A475D5">
        <w:rPr>
          <w:sz w:val="24"/>
        </w:rPr>
        <w:t xml:space="preserve"> </w:t>
      </w:r>
      <w:r w:rsidRPr="00A475D5">
        <w:rPr>
          <w:b/>
          <w:bCs/>
          <w:sz w:val="24"/>
        </w:rPr>
        <w:t>1951</w:t>
      </w:r>
      <w:r w:rsidRPr="00A475D5">
        <w:rPr>
          <w:sz w:val="24"/>
        </w:rPr>
        <w:t xml:space="preserve">, </w:t>
      </w:r>
      <w:r w:rsidRPr="00A475D5">
        <w:rPr>
          <w:i/>
          <w:iCs/>
          <w:sz w:val="24"/>
        </w:rPr>
        <w:t>94</w:t>
      </w:r>
      <w:r w:rsidRPr="00A475D5">
        <w:rPr>
          <w:sz w:val="24"/>
        </w:rPr>
        <w:t xml:space="preserve"> (5), 431–453. https://doi.org/10.1084/jem.94.5.431.</w:t>
      </w:r>
    </w:p>
    <w:p w14:paraId="6697B2DF" w14:textId="77777777" w:rsidR="00A475D5" w:rsidRPr="00A475D5" w:rsidRDefault="00A475D5" w:rsidP="00A475D5">
      <w:pPr>
        <w:pStyle w:val="Bibliography"/>
        <w:rPr>
          <w:sz w:val="24"/>
        </w:rPr>
      </w:pPr>
      <w:r w:rsidRPr="00A475D5">
        <w:rPr>
          <w:sz w:val="24"/>
        </w:rPr>
        <w:t xml:space="preserve">(6) </w:t>
      </w:r>
      <w:r w:rsidRPr="00A475D5">
        <w:rPr>
          <w:sz w:val="24"/>
        </w:rPr>
        <w:tab/>
        <w:t xml:space="preserve">Zimmerman, H. J. </w:t>
      </w:r>
      <w:r w:rsidRPr="00A475D5">
        <w:rPr>
          <w:i/>
          <w:iCs/>
          <w:sz w:val="24"/>
        </w:rPr>
        <w:t>Hepatotoxicity: The Adverse Effects of Drugs and Other Chemicals on the Liver</w:t>
      </w:r>
      <w:r w:rsidRPr="00A475D5">
        <w:rPr>
          <w:sz w:val="24"/>
        </w:rPr>
        <w:t>; Lippincott Williams &amp; Wilkins, 1999.</w:t>
      </w:r>
    </w:p>
    <w:p w14:paraId="64B60E3E" w14:textId="77777777" w:rsidR="00A475D5" w:rsidRPr="00A475D5" w:rsidRDefault="00A475D5" w:rsidP="00A475D5">
      <w:pPr>
        <w:pStyle w:val="Bibliography"/>
        <w:rPr>
          <w:sz w:val="24"/>
        </w:rPr>
      </w:pPr>
      <w:r w:rsidRPr="00A475D5">
        <w:rPr>
          <w:sz w:val="24"/>
        </w:rPr>
        <w:t xml:space="preserve">(7) </w:t>
      </w:r>
      <w:r w:rsidRPr="00A475D5">
        <w:rPr>
          <w:sz w:val="24"/>
        </w:rPr>
        <w:tab/>
        <w:t xml:space="preserve">Kanungo, S.; Wells, K.; Tribett, T.; El-Gharbawy, A. Glycogen Metabolism and Glycogen Storage Disorders. </w:t>
      </w:r>
      <w:r w:rsidRPr="00A475D5">
        <w:rPr>
          <w:i/>
          <w:iCs/>
          <w:sz w:val="24"/>
        </w:rPr>
        <w:t>Ann. Transl. Med.</w:t>
      </w:r>
      <w:r w:rsidRPr="00A475D5">
        <w:rPr>
          <w:sz w:val="24"/>
        </w:rPr>
        <w:t xml:space="preserve"> </w:t>
      </w:r>
      <w:r w:rsidRPr="00A475D5">
        <w:rPr>
          <w:b/>
          <w:bCs/>
          <w:sz w:val="24"/>
        </w:rPr>
        <w:t>2018</w:t>
      </w:r>
      <w:r w:rsidRPr="00A475D5">
        <w:rPr>
          <w:sz w:val="24"/>
        </w:rPr>
        <w:t xml:space="preserve">, </w:t>
      </w:r>
      <w:r w:rsidRPr="00A475D5">
        <w:rPr>
          <w:i/>
          <w:iCs/>
          <w:sz w:val="24"/>
        </w:rPr>
        <w:t>6</w:t>
      </w:r>
      <w:r w:rsidRPr="00A475D5">
        <w:rPr>
          <w:sz w:val="24"/>
        </w:rPr>
        <w:t xml:space="preserve"> (24). https://doi.org/10.21037/atm.2018.10.59.</w:t>
      </w:r>
    </w:p>
    <w:p w14:paraId="374D5CAE" w14:textId="77777777" w:rsidR="00A475D5" w:rsidRPr="00A475D5" w:rsidRDefault="00A475D5" w:rsidP="00A475D5">
      <w:pPr>
        <w:pStyle w:val="Bibliography"/>
        <w:rPr>
          <w:sz w:val="24"/>
        </w:rPr>
      </w:pPr>
      <w:r w:rsidRPr="00A475D5">
        <w:rPr>
          <w:sz w:val="24"/>
        </w:rPr>
        <w:t xml:space="preserve">(8) </w:t>
      </w:r>
      <w:r w:rsidRPr="00A475D5">
        <w:rPr>
          <w:sz w:val="24"/>
        </w:rPr>
        <w:tab/>
        <w:t xml:space="preserve">Onakpoya, I. J.; Heneghan, C. J.; Aronson, J. K. Post-Marketing Withdrawal of Analgesic Medications Because of Adverse Drug Reactions: A Systematic Review. </w:t>
      </w:r>
      <w:r w:rsidRPr="00A475D5">
        <w:rPr>
          <w:i/>
          <w:iCs/>
          <w:sz w:val="24"/>
        </w:rPr>
        <w:t>Expert Opin. Drug Saf.</w:t>
      </w:r>
      <w:r w:rsidRPr="00A475D5">
        <w:rPr>
          <w:sz w:val="24"/>
        </w:rPr>
        <w:t xml:space="preserve"> </w:t>
      </w:r>
      <w:r w:rsidRPr="00A475D5">
        <w:rPr>
          <w:b/>
          <w:bCs/>
          <w:sz w:val="24"/>
        </w:rPr>
        <w:t>2018</w:t>
      </w:r>
      <w:r w:rsidRPr="00A475D5">
        <w:rPr>
          <w:sz w:val="24"/>
        </w:rPr>
        <w:t xml:space="preserve">, </w:t>
      </w:r>
      <w:r w:rsidRPr="00A475D5">
        <w:rPr>
          <w:i/>
          <w:iCs/>
          <w:sz w:val="24"/>
        </w:rPr>
        <w:t>17</w:t>
      </w:r>
      <w:r w:rsidRPr="00A475D5">
        <w:rPr>
          <w:sz w:val="24"/>
        </w:rPr>
        <w:t xml:space="preserve"> (1), 63–72. https://doi.org/10.1080/14740338.2018.1398232.</w:t>
      </w:r>
    </w:p>
    <w:p w14:paraId="2DE9583A" w14:textId="77777777" w:rsidR="00A475D5" w:rsidRPr="00A475D5" w:rsidRDefault="00A475D5" w:rsidP="00A475D5">
      <w:pPr>
        <w:pStyle w:val="Bibliography"/>
        <w:rPr>
          <w:sz w:val="24"/>
        </w:rPr>
      </w:pPr>
      <w:r w:rsidRPr="00A475D5">
        <w:rPr>
          <w:sz w:val="24"/>
        </w:rPr>
        <w:t xml:space="preserve">(9) </w:t>
      </w:r>
      <w:r w:rsidRPr="00A475D5">
        <w:rPr>
          <w:sz w:val="24"/>
        </w:rPr>
        <w:tab/>
        <w:t xml:space="preserve">Onakpoya, I. J.; Heneghan, C. J.; Aronson, J. K. Post-Marketing Withdrawal of 462 Medicinal Products Because of Adverse Drug Reactions: A Systematic Review of the World Literature. </w:t>
      </w:r>
      <w:r w:rsidRPr="00A475D5">
        <w:rPr>
          <w:i/>
          <w:iCs/>
          <w:sz w:val="24"/>
        </w:rPr>
        <w:t>BMC Med.</w:t>
      </w:r>
      <w:r w:rsidRPr="00A475D5">
        <w:rPr>
          <w:sz w:val="24"/>
        </w:rPr>
        <w:t xml:space="preserve"> </w:t>
      </w:r>
      <w:r w:rsidRPr="00A475D5">
        <w:rPr>
          <w:b/>
          <w:bCs/>
          <w:sz w:val="24"/>
        </w:rPr>
        <w:t>2016</w:t>
      </w:r>
      <w:r w:rsidRPr="00A475D5">
        <w:rPr>
          <w:sz w:val="24"/>
        </w:rPr>
        <w:t xml:space="preserve">, </w:t>
      </w:r>
      <w:r w:rsidRPr="00A475D5">
        <w:rPr>
          <w:i/>
          <w:iCs/>
          <w:sz w:val="24"/>
        </w:rPr>
        <w:t>14</w:t>
      </w:r>
      <w:r w:rsidRPr="00A475D5">
        <w:rPr>
          <w:sz w:val="24"/>
        </w:rPr>
        <w:t>. https://doi.org/10.1186/s12916-016-0553-2.</w:t>
      </w:r>
    </w:p>
    <w:p w14:paraId="6BEA7AD1" w14:textId="77777777" w:rsidR="00A475D5" w:rsidRPr="00A475D5" w:rsidRDefault="00A475D5" w:rsidP="00A475D5">
      <w:pPr>
        <w:pStyle w:val="Bibliography"/>
        <w:rPr>
          <w:sz w:val="24"/>
        </w:rPr>
      </w:pPr>
      <w:r w:rsidRPr="00A475D5">
        <w:rPr>
          <w:sz w:val="24"/>
        </w:rPr>
        <w:t xml:space="preserve">(10) </w:t>
      </w:r>
      <w:r w:rsidRPr="00A475D5">
        <w:rPr>
          <w:sz w:val="24"/>
        </w:rPr>
        <w:tab/>
        <w:t xml:space="preserve">Hunter, E.; Johnston, P.; Tanner, G.; Pinson, W.; Awad, J. Bromfenac(Duract)-Associated Hepatic Failure Requiring Liver Transplantation. </w:t>
      </w:r>
      <w:r w:rsidRPr="00A475D5">
        <w:rPr>
          <w:i/>
          <w:iCs/>
          <w:sz w:val="24"/>
        </w:rPr>
        <w:t>Am. J. Gastroenterol.</w:t>
      </w:r>
      <w:r w:rsidRPr="00A475D5">
        <w:rPr>
          <w:sz w:val="24"/>
        </w:rPr>
        <w:t xml:space="preserve"> </w:t>
      </w:r>
      <w:r w:rsidRPr="00A475D5">
        <w:rPr>
          <w:b/>
          <w:bCs/>
          <w:sz w:val="24"/>
        </w:rPr>
        <w:t>1999</w:t>
      </w:r>
      <w:r w:rsidRPr="00A475D5">
        <w:rPr>
          <w:sz w:val="24"/>
        </w:rPr>
        <w:t xml:space="preserve">, </w:t>
      </w:r>
      <w:r w:rsidRPr="00A475D5">
        <w:rPr>
          <w:i/>
          <w:iCs/>
          <w:sz w:val="24"/>
        </w:rPr>
        <w:t>94</w:t>
      </w:r>
      <w:r w:rsidRPr="00A475D5">
        <w:rPr>
          <w:sz w:val="24"/>
        </w:rPr>
        <w:t xml:space="preserve"> (8), 2299–2301. https://doi.org/10.1111/j.1572-0241.1999.01321.x.</w:t>
      </w:r>
    </w:p>
    <w:p w14:paraId="1D768449" w14:textId="77777777" w:rsidR="00A475D5" w:rsidRPr="00A475D5" w:rsidRDefault="00A475D5" w:rsidP="00A475D5">
      <w:pPr>
        <w:pStyle w:val="Bibliography"/>
        <w:rPr>
          <w:sz w:val="24"/>
        </w:rPr>
      </w:pPr>
      <w:r w:rsidRPr="00A475D5">
        <w:rPr>
          <w:sz w:val="24"/>
        </w:rPr>
        <w:t xml:space="preserve">(11) </w:t>
      </w:r>
      <w:r w:rsidRPr="00A475D5">
        <w:rPr>
          <w:sz w:val="24"/>
        </w:rPr>
        <w:tab/>
        <w:t xml:space="preserve">Kohlroser, J.; Mathai, J.; Reichheld, J.; Banner, B.; Bonkovsky, H. Hepatotoxicity Due To Troglitazone: Report of Two Cases and Review of Adverse Events Reported To The United States Food and Drug Administration. </w:t>
      </w:r>
      <w:r w:rsidRPr="00A475D5">
        <w:rPr>
          <w:i/>
          <w:iCs/>
          <w:sz w:val="24"/>
        </w:rPr>
        <w:t>Am. J. Gastroenterol.</w:t>
      </w:r>
      <w:r w:rsidRPr="00A475D5">
        <w:rPr>
          <w:sz w:val="24"/>
        </w:rPr>
        <w:t xml:space="preserve"> </w:t>
      </w:r>
      <w:r w:rsidRPr="00A475D5">
        <w:rPr>
          <w:b/>
          <w:bCs/>
          <w:sz w:val="24"/>
        </w:rPr>
        <w:t>2000</w:t>
      </w:r>
      <w:r w:rsidRPr="00A475D5">
        <w:rPr>
          <w:sz w:val="24"/>
        </w:rPr>
        <w:t xml:space="preserve">, </w:t>
      </w:r>
      <w:r w:rsidRPr="00A475D5">
        <w:rPr>
          <w:i/>
          <w:iCs/>
          <w:sz w:val="24"/>
        </w:rPr>
        <w:t>95</w:t>
      </w:r>
      <w:r w:rsidRPr="00A475D5">
        <w:rPr>
          <w:sz w:val="24"/>
        </w:rPr>
        <w:t xml:space="preserve"> (1), 272–276. https://doi.org/10.1111/j.1572-0241.2000.01707.x.</w:t>
      </w:r>
    </w:p>
    <w:p w14:paraId="66BDAEC5" w14:textId="77777777" w:rsidR="00A475D5" w:rsidRPr="00A475D5" w:rsidRDefault="00A475D5" w:rsidP="00A475D5">
      <w:pPr>
        <w:pStyle w:val="Bibliography"/>
        <w:rPr>
          <w:sz w:val="24"/>
        </w:rPr>
      </w:pPr>
      <w:r w:rsidRPr="00A475D5">
        <w:rPr>
          <w:sz w:val="24"/>
        </w:rPr>
        <w:t xml:space="preserve">(12) </w:t>
      </w:r>
      <w:r w:rsidRPr="00A475D5">
        <w:rPr>
          <w:sz w:val="24"/>
        </w:rPr>
        <w:tab/>
        <w:t xml:space="preserve">McGill, M. R. The Past and Present of Serum Aminotransferases and the Future of Liver Injury Biomarkers. </w:t>
      </w:r>
      <w:r w:rsidRPr="00A475D5">
        <w:rPr>
          <w:i/>
          <w:iCs/>
          <w:sz w:val="24"/>
        </w:rPr>
        <w:t>EXCLI J.</w:t>
      </w:r>
      <w:r w:rsidRPr="00A475D5">
        <w:rPr>
          <w:sz w:val="24"/>
        </w:rPr>
        <w:t xml:space="preserve"> </w:t>
      </w:r>
      <w:r w:rsidRPr="00A475D5">
        <w:rPr>
          <w:b/>
          <w:bCs/>
          <w:sz w:val="24"/>
        </w:rPr>
        <w:t>2016</w:t>
      </w:r>
      <w:r w:rsidRPr="00A475D5">
        <w:rPr>
          <w:sz w:val="24"/>
        </w:rPr>
        <w:t xml:space="preserve">, </w:t>
      </w:r>
      <w:r w:rsidRPr="00A475D5">
        <w:rPr>
          <w:i/>
          <w:iCs/>
          <w:sz w:val="24"/>
        </w:rPr>
        <w:t>15</w:t>
      </w:r>
      <w:r w:rsidRPr="00A475D5">
        <w:rPr>
          <w:sz w:val="24"/>
        </w:rPr>
        <w:t>, 817–828. https://doi.org/10.17179/excli2016-800.</w:t>
      </w:r>
    </w:p>
    <w:p w14:paraId="15E6BBFF" w14:textId="77777777" w:rsidR="00A475D5" w:rsidRPr="00A475D5" w:rsidRDefault="00A475D5" w:rsidP="00A475D5">
      <w:pPr>
        <w:pStyle w:val="Bibliography"/>
        <w:rPr>
          <w:sz w:val="24"/>
        </w:rPr>
      </w:pPr>
      <w:r w:rsidRPr="00A475D5">
        <w:rPr>
          <w:sz w:val="24"/>
        </w:rPr>
        <w:t xml:space="preserve">(13) </w:t>
      </w:r>
      <w:r w:rsidRPr="00A475D5">
        <w:rPr>
          <w:sz w:val="24"/>
        </w:rPr>
        <w:tab/>
        <w:t xml:space="preserve">Meunier, L.; Larrey, D. Drug-Induced Liver Injury: Biomarkers, Requirements, Candidates, and Validation. </w:t>
      </w:r>
      <w:r w:rsidRPr="00A475D5">
        <w:rPr>
          <w:i/>
          <w:iCs/>
          <w:sz w:val="24"/>
        </w:rPr>
        <w:t>Front. Pharmacol.</w:t>
      </w:r>
      <w:r w:rsidRPr="00A475D5">
        <w:rPr>
          <w:sz w:val="24"/>
        </w:rPr>
        <w:t xml:space="preserve"> </w:t>
      </w:r>
      <w:r w:rsidRPr="00A475D5">
        <w:rPr>
          <w:b/>
          <w:bCs/>
          <w:sz w:val="24"/>
        </w:rPr>
        <w:t>2019</w:t>
      </w:r>
      <w:r w:rsidRPr="00A475D5">
        <w:rPr>
          <w:sz w:val="24"/>
        </w:rPr>
        <w:t xml:space="preserve">, </w:t>
      </w:r>
      <w:r w:rsidRPr="00A475D5">
        <w:rPr>
          <w:i/>
          <w:iCs/>
          <w:sz w:val="24"/>
        </w:rPr>
        <w:t>10</w:t>
      </w:r>
      <w:r w:rsidRPr="00A475D5">
        <w:rPr>
          <w:sz w:val="24"/>
        </w:rPr>
        <w:t>. https://doi.org/10.3389/fphar.2019.01482.</w:t>
      </w:r>
    </w:p>
    <w:p w14:paraId="4FC6E5DA" w14:textId="77777777" w:rsidR="00A475D5" w:rsidRPr="00A475D5" w:rsidRDefault="00A475D5" w:rsidP="00A475D5">
      <w:pPr>
        <w:pStyle w:val="Bibliography"/>
        <w:rPr>
          <w:sz w:val="24"/>
        </w:rPr>
      </w:pPr>
      <w:r w:rsidRPr="00A475D5">
        <w:rPr>
          <w:sz w:val="24"/>
        </w:rPr>
        <w:t xml:space="preserve">(14) </w:t>
      </w:r>
      <w:r w:rsidRPr="00A475D5">
        <w:rPr>
          <w:sz w:val="24"/>
        </w:rPr>
        <w:tab/>
        <w:t xml:space="preserve">Hoofnagle, J. H.; Björnsson, E. S. Drug-Induced Liver Injury — Types and Phenotypes. </w:t>
      </w:r>
      <w:r w:rsidRPr="00A475D5">
        <w:rPr>
          <w:i/>
          <w:iCs/>
          <w:sz w:val="24"/>
        </w:rPr>
        <w:t>N. Engl. J. Med.</w:t>
      </w:r>
      <w:r w:rsidRPr="00A475D5">
        <w:rPr>
          <w:sz w:val="24"/>
        </w:rPr>
        <w:t xml:space="preserve"> </w:t>
      </w:r>
      <w:r w:rsidRPr="00A475D5">
        <w:rPr>
          <w:b/>
          <w:bCs/>
          <w:sz w:val="24"/>
        </w:rPr>
        <w:t>2019</w:t>
      </w:r>
      <w:r w:rsidRPr="00A475D5">
        <w:rPr>
          <w:sz w:val="24"/>
        </w:rPr>
        <w:t>. https://doi.org/10.1056/NEJMra1816149.</w:t>
      </w:r>
    </w:p>
    <w:p w14:paraId="1C6CA939" w14:textId="77777777" w:rsidR="00A475D5" w:rsidRPr="00A475D5" w:rsidRDefault="00A475D5" w:rsidP="00A475D5">
      <w:pPr>
        <w:pStyle w:val="Bibliography"/>
        <w:rPr>
          <w:sz w:val="24"/>
        </w:rPr>
      </w:pPr>
      <w:r w:rsidRPr="00A475D5">
        <w:rPr>
          <w:sz w:val="24"/>
        </w:rPr>
        <w:t xml:space="preserve">(15) </w:t>
      </w:r>
      <w:r w:rsidRPr="00A475D5">
        <w:rPr>
          <w:sz w:val="24"/>
        </w:rPr>
        <w:tab/>
        <w:t xml:space="preserve">Carfagna, M. A.; Anderson, J.; Eley, C.; Fukushima, T.; Horvath, J.; Houser, W.; Larsen, B.; Page, T.; Russo, D.; Sloan, C.; Snyder, K.; Thompson, R.; Ullmann, G.; Whittaker, M. Leveraging the Value of CDISC SEND Data Sets for Cross-Study Analysis: Incidence of Microscopic Findings in Control Animals. </w:t>
      </w:r>
      <w:r w:rsidRPr="00A475D5">
        <w:rPr>
          <w:i/>
          <w:iCs/>
          <w:sz w:val="24"/>
        </w:rPr>
        <w:t>Chem. Res. Toxicol.</w:t>
      </w:r>
      <w:r w:rsidRPr="00A475D5">
        <w:rPr>
          <w:sz w:val="24"/>
        </w:rPr>
        <w:t xml:space="preserve"> </w:t>
      </w:r>
      <w:r w:rsidRPr="00A475D5">
        <w:rPr>
          <w:b/>
          <w:bCs/>
          <w:sz w:val="24"/>
        </w:rPr>
        <w:t>2021</w:t>
      </w:r>
      <w:r w:rsidRPr="00A475D5">
        <w:rPr>
          <w:sz w:val="24"/>
        </w:rPr>
        <w:t xml:space="preserve">, </w:t>
      </w:r>
      <w:r w:rsidRPr="00A475D5">
        <w:rPr>
          <w:i/>
          <w:iCs/>
          <w:sz w:val="24"/>
        </w:rPr>
        <w:t>34</w:t>
      </w:r>
      <w:r w:rsidRPr="00A475D5">
        <w:rPr>
          <w:sz w:val="24"/>
        </w:rPr>
        <w:t xml:space="preserve"> (2), 483–494. https://doi.org/10.1021/acs.chemrestox.0c00317.</w:t>
      </w:r>
    </w:p>
    <w:p w14:paraId="0FA4BF0F" w14:textId="77777777" w:rsidR="00A475D5" w:rsidRPr="00A475D5" w:rsidRDefault="00A475D5" w:rsidP="00A475D5">
      <w:pPr>
        <w:pStyle w:val="Bibliography"/>
        <w:rPr>
          <w:sz w:val="24"/>
        </w:rPr>
      </w:pPr>
      <w:r w:rsidRPr="00A475D5">
        <w:rPr>
          <w:sz w:val="24"/>
        </w:rPr>
        <w:lastRenderedPageBreak/>
        <w:t xml:space="preserve">(16) </w:t>
      </w:r>
      <w:r w:rsidRPr="00A475D5">
        <w:rPr>
          <w:sz w:val="24"/>
        </w:rPr>
        <w:tab/>
        <w:t xml:space="preserve">Cross, K. P.; Myatt, G.; Yang, C.; Fligner, M. A.; Verducci, J. S.; Blower, P. E. Finding Discriminating Structural Features by Reassembling Common Building Blocks. </w:t>
      </w:r>
      <w:r w:rsidRPr="00A475D5">
        <w:rPr>
          <w:i/>
          <w:iCs/>
          <w:sz w:val="24"/>
        </w:rPr>
        <w:t>J. Med. Chem.</w:t>
      </w:r>
      <w:r w:rsidRPr="00A475D5">
        <w:rPr>
          <w:sz w:val="24"/>
        </w:rPr>
        <w:t xml:space="preserve"> </w:t>
      </w:r>
      <w:r w:rsidRPr="00A475D5">
        <w:rPr>
          <w:b/>
          <w:bCs/>
          <w:sz w:val="24"/>
        </w:rPr>
        <w:t>2003</w:t>
      </w:r>
      <w:r w:rsidRPr="00A475D5">
        <w:rPr>
          <w:sz w:val="24"/>
        </w:rPr>
        <w:t xml:space="preserve">, </w:t>
      </w:r>
      <w:r w:rsidRPr="00A475D5">
        <w:rPr>
          <w:i/>
          <w:iCs/>
          <w:sz w:val="24"/>
        </w:rPr>
        <w:t>46</w:t>
      </w:r>
      <w:r w:rsidRPr="00A475D5">
        <w:rPr>
          <w:sz w:val="24"/>
        </w:rPr>
        <w:t xml:space="preserve"> (22), 4770–4775. https://doi.org/10.1021/jm0302703.</w:t>
      </w:r>
    </w:p>
    <w:p w14:paraId="3E4263A3" w14:textId="77777777" w:rsidR="00A475D5" w:rsidRPr="00A475D5" w:rsidRDefault="00A475D5" w:rsidP="00A475D5">
      <w:pPr>
        <w:pStyle w:val="Bibliography"/>
        <w:rPr>
          <w:sz w:val="24"/>
        </w:rPr>
      </w:pPr>
      <w:r w:rsidRPr="00A475D5">
        <w:rPr>
          <w:sz w:val="24"/>
        </w:rPr>
        <w:t xml:space="preserve">(17) </w:t>
      </w:r>
      <w:r w:rsidRPr="00A475D5">
        <w:rPr>
          <w:sz w:val="24"/>
        </w:rPr>
        <w:tab/>
        <w:t xml:space="preserve">Amacher, D. E.; Adler, R.; Herath, A.; Townsend, R. R. Use of Proteomic Methods to Identify Serum Biomarkers Associated with Rat Liver Toxicity or Hypertrophy. </w:t>
      </w:r>
      <w:r w:rsidRPr="00A475D5">
        <w:rPr>
          <w:i/>
          <w:iCs/>
          <w:sz w:val="24"/>
        </w:rPr>
        <w:t>Clin. Chem.</w:t>
      </w:r>
      <w:r w:rsidRPr="00A475D5">
        <w:rPr>
          <w:sz w:val="24"/>
        </w:rPr>
        <w:t xml:space="preserve"> </w:t>
      </w:r>
      <w:r w:rsidRPr="00A475D5">
        <w:rPr>
          <w:b/>
          <w:bCs/>
          <w:sz w:val="24"/>
        </w:rPr>
        <w:t>2005</w:t>
      </w:r>
      <w:r w:rsidRPr="00A475D5">
        <w:rPr>
          <w:sz w:val="24"/>
        </w:rPr>
        <w:t xml:space="preserve">, </w:t>
      </w:r>
      <w:r w:rsidRPr="00A475D5">
        <w:rPr>
          <w:i/>
          <w:iCs/>
          <w:sz w:val="24"/>
        </w:rPr>
        <w:t>51</w:t>
      </w:r>
      <w:r w:rsidRPr="00A475D5">
        <w:rPr>
          <w:sz w:val="24"/>
        </w:rPr>
        <w:t xml:space="preserve"> (10), 1796–1803. https://doi.org/10.1373/clinchem.2005.049908.</w:t>
      </w:r>
    </w:p>
    <w:p w14:paraId="13F53F1B" w14:textId="77777777" w:rsidR="00A475D5" w:rsidRPr="00A475D5" w:rsidRDefault="00A475D5" w:rsidP="00A475D5">
      <w:pPr>
        <w:pStyle w:val="Bibliography"/>
        <w:rPr>
          <w:sz w:val="24"/>
        </w:rPr>
      </w:pPr>
      <w:r w:rsidRPr="00A475D5">
        <w:rPr>
          <w:sz w:val="24"/>
        </w:rPr>
        <w:t xml:space="preserve">(18) </w:t>
      </w:r>
      <w:r w:rsidRPr="00A475D5">
        <w:rPr>
          <w:sz w:val="24"/>
        </w:rPr>
        <w:tab/>
        <w:t xml:space="preserve">Amacher, D. E. A Toxicologist’s Guide to Biomarkers of Hepatic Response. </w:t>
      </w:r>
      <w:r w:rsidRPr="00A475D5">
        <w:rPr>
          <w:i/>
          <w:iCs/>
          <w:sz w:val="24"/>
        </w:rPr>
        <w:t>Hum. Exp. Toxicol.</w:t>
      </w:r>
      <w:r w:rsidRPr="00A475D5">
        <w:rPr>
          <w:sz w:val="24"/>
        </w:rPr>
        <w:t xml:space="preserve"> </w:t>
      </w:r>
      <w:r w:rsidRPr="00A475D5">
        <w:rPr>
          <w:b/>
          <w:bCs/>
          <w:sz w:val="24"/>
        </w:rPr>
        <w:t>2002</w:t>
      </w:r>
      <w:r w:rsidRPr="00A475D5">
        <w:rPr>
          <w:sz w:val="24"/>
        </w:rPr>
        <w:t xml:space="preserve">, </w:t>
      </w:r>
      <w:r w:rsidRPr="00A475D5">
        <w:rPr>
          <w:i/>
          <w:iCs/>
          <w:sz w:val="24"/>
        </w:rPr>
        <w:t>21</w:t>
      </w:r>
      <w:r w:rsidRPr="00A475D5">
        <w:rPr>
          <w:sz w:val="24"/>
        </w:rPr>
        <w:t xml:space="preserve"> (5), 253–262. https://doi.org/10.1191/0960327102ht247oa.</w:t>
      </w:r>
    </w:p>
    <w:p w14:paraId="4282AEF3" w14:textId="77777777" w:rsidR="00A475D5" w:rsidRPr="00A475D5" w:rsidRDefault="00A475D5" w:rsidP="00A475D5">
      <w:pPr>
        <w:pStyle w:val="Bibliography"/>
        <w:rPr>
          <w:sz w:val="24"/>
        </w:rPr>
      </w:pPr>
      <w:r w:rsidRPr="00A475D5">
        <w:rPr>
          <w:sz w:val="24"/>
        </w:rPr>
        <w:t xml:space="preserve">(19) </w:t>
      </w:r>
      <w:r w:rsidRPr="00A475D5">
        <w:rPr>
          <w:sz w:val="24"/>
        </w:rPr>
        <w:tab/>
        <w:t xml:space="preserve">Lopez-Giacoman, S.; Madero, M. Biomarkers in Chronic Kidney Disease, from Kidney Function to Kidney Damage. </w:t>
      </w:r>
      <w:r w:rsidRPr="00A475D5">
        <w:rPr>
          <w:i/>
          <w:iCs/>
          <w:sz w:val="24"/>
        </w:rPr>
        <w:t>World J. Nephrol.</w:t>
      </w:r>
      <w:r w:rsidRPr="00A475D5">
        <w:rPr>
          <w:sz w:val="24"/>
        </w:rPr>
        <w:t xml:space="preserve"> </w:t>
      </w:r>
      <w:r w:rsidRPr="00A475D5">
        <w:rPr>
          <w:b/>
          <w:bCs/>
          <w:sz w:val="24"/>
        </w:rPr>
        <w:t>2015</w:t>
      </w:r>
      <w:r w:rsidRPr="00A475D5">
        <w:rPr>
          <w:sz w:val="24"/>
        </w:rPr>
        <w:t xml:space="preserve">, </w:t>
      </w:r>
      <w:r w:rsidRPr="00A475D5">
        <w:rPr>
          <w:i/>
          <w:iCs/>
          <w:sz w:val="24"/>
        </w:rPr>
        <w:t>4</w:t>
      </w:r>
      <w:r w:rsidRPr="00A475D5">
        <w:rPr>
          <w:sz w:val="24"/>
        </w:rPr>
        <w:t xml:space="preserve"> (1), 57–73. https://doi.org/10.5527/wjn.v4.i1.57.</w:t>
      </w:r>
    </w:p>
    <w:p w14:paraId="2A7E6656" w14:textId="77777777" w:rsidR="00A475D5" w:rsidRPr="00A475D5" w:rsidRDefault="00A475D5" w:rsidP="00A475D5">
      <w:pPr>
        <w:pStyle w:val="Bibliography"/>
        <w:rPr>
          <w:sz w:val="24"/>
        </w:rPr>
      </w:pPr>
      <w:r w:rsidRPr="00A475D5">
        <w:rPr>
          <w:sz w:val="24"/>
        </w:rPr>
        <w:t xml:space="preserve">(20) </w:t>
      </w:r>
      <w:r w:rsidRPr="00A475D5">
        <w:rPr>
          <w:sz w:val="24"/>
        </w:rPr>
        <w:tab/>
        <w:t xml:space="preserve">Zhang, Q.; Davis, K. J.; Hoffmann, D.; Vaidya, V. S.; Brown, R. P.; Goering, P. L. Urinary Biomarkers Track the Progression of Nephropathy in Hypertensive and Obese Rats. </w:t>
      </w:r>
      <w:r w:rsidRPr="00A475D5">
        <w:rPr>
          <w:i/>
          <w:iCs/>
          <w:sz w:val="24"/>
        </w:rPr>
        <w:t>Biomark. Med.</w:t>
      </w:r>
      <w:r w:rsidRPr="00A475D5">
        <w:rPr>
          <w:sz w:val="24"/>
        </w:rPr>
        <w:t xml:space="preserve"> </w:t>
      </w:r>
      <w:r w:rsidRPr="00A475D5">
        <w:rPr>
          <w:b/>
          <w:bCs/>
          <w:sz w:val="24"/>
        </w:rPr>
        <w:t>2014</w:t>
      </w:r>
      <w:r w:rsidRPr="00A475D5">
        <w:rPr>
          <w:sz w:val="24"/>
        </w:rPr>
        <w:t xml:space="preserve">, </w:t>
      </w:r>
      <w:r w:rsidRPr="00A475D5">
        <w:rPr>
          <w:i/>
          <w:iCs/>
          <w:sz w:val="24"/>
        </w:rPr>
        <w:t>8</w:t>
      </w:r>
      <w:r w:rsidRPr="00A475D5">
        <w:rPr>
          <w:sz w:val="24"/>
        </w:rPr>
        <w:t xml:space="preserve"> (1), 85–94. https://doi.org/10.2217/bmm.13.106.</w:t>
      </w:r>
    </w:p>
    <w:p w14:paraId="4E28C4B6" w14:textId="77777777" w:rsidR="00A475D5" w:rsidRPr="00A475D5" w:rsidRDefault="00A475D5" w:rsidP="00A475D5">
      <w:pPr>
        <w:pStyle w:val="Bibliography"/>
        <w:rPr>
          <w:sz w:val="24"/>
        </w:rPr>
      </w:pPr>
      <w:r w:rsidRPr="00A475D5">
        <w:rPr>
          <w:sz w:val="24"/>
        </w:rPr>
        <w:t xml:space="preserve">(21) </w:t>
      </w:r>
      <w:r w:rsidRPr="00A475D5">
        <w:rPr>
          <w:sz w:val="24"/>
        </w:rPr>
        <w:tab/>
        <w:t xml:space="preserve">Holt, S.; Marley, R.; Fernando, B.; Harry, D.; Anand, R.; Goodier, D.; Moore, K. Acute Cholestasis-Induced Renal Failure: Effects of Antioxidants and Ligands for the Thromboxane A2 Receptor. </w:t>
      </w:r>
      <w:r w:rsidRPr="00A475D5">
        <w:rPr>
          <w:i/>
          <w:iCs/>
          <w:sz w:val="24"/>
        </w:rPr>
        <w:t>Kidney Int.</w:t>
      </w:r>
      <w:r w:rsidRPr="00A475D5">
        <w:rPr>
          <w:sz w:val="24"/>
        </w:rPr>
        <w:t xml:space="preserve"> </w:t>
      </w:r>
      <w:r w:rsidRPr="00A475D5">
        <w:rPr>
          <w:b/>
          <w:bCs/>
          <w:sz w:val="24"/>
        </w:rPr>
        <w:t>1999</w:t>
      </w:r>
      <w:r w:rsidRPr="00A475D5">
        <w:rPr>
          <w:sz w:val="24"/>
        </w:rPr>
        <w:t xml:space="preserve">, </w:t>
      </w:r>
      <w:r w:rsidRPr="00A475D5">
        <w:rPr>
          <w:i/>
          <w:iCs/>
          <w:sz w:val="24"/>
        </w:rPr>
        <w:t>55</w:t>
      </w:r>
      <w:r w:rsidRPr="00A475D5">
        <w:rPr>
          <w:sz w:val="24"/>
        </w:rPr>
        <w:t xml:space="preserve"> (1), 271–277. https://doi.org/10.1046/j.1523-1755.1999.00252.x.</w:t>
      </w:r>
    </w:p>
    <w:p w14:paraId="0D0F614C" w14:textId="77777777" w:rsidR="00A475D5" w:rsidRPr="00A475D5" w:rsidRDefault="00A475D5" w:rsidP="00A475D5">
      <w:pPr>
        <w:pStyle w:val="Bibliography"/>
        <w:rPr>
          <w:sz w:val="24"/>
        </w:rPr>
      </w:pPr>
      <w:r w:rsidRPr="00A475D5">
        <w:rPr>
          <w:sz w:val="24"/>
        </w:rPr>
        <w:t xml:space="preserve">(22) </w:t>
      </w:r>
      <w:r w:rsidRPr="00A475D5">
        <w:rPr>
          <w:sz w:val="24"/>
        </w:rPr>
        <w:tab/>
        <w:t xml:space="preserve">Deems, R. O.; Friedman, M. I.; Friedman, L. S.; Munoz, S. J.; Maddrey, W. C. Chemosensory Function, Food Preferences and Appetite in Human Liver Disease. </w:t>
      </w:r>
      <w:r w:rsidRPr="00A475D5">
        <w:rPr>
          <w:i/>
          <w:iCs/>
          <w:sz w:val="24"/>
        </w:rPr>
        <w:t>Appetite</w:t>
      </w:r>
      <w:r w:rsidRPr="00A475D5">
        <w:rPr>
          <w:sz w:val="24"/>
        </w:rPr>
        <w:t xml:space="preserve"> </w:t>
      </w:r>
      <w:r w:rsidRPr="00A475D5">
        <w:rPr>
          <w:b/>
          <w:bCs/>
          <w:sz w:val="24"/>
        </w:rPr>
        <w:t>1993</w:t>
      </w:r>
      <w:r w:rsidRPr="00A475D5">
        <w:rPr>
          <w:sz w:val="24"/>
        </w:rPr>
        <w:t xml:space="preserve">, </w:t>
      </w:r>
      <w:r w:rsidRPr="00A475D5">
        <w:rPr>
          <w:i/>
          <w:iCs/>
          <w:sz w:val="24"/>
        </w:rPr>
        <w:t>20</w:t>
      </w:r>
      <w:r w:rsidRPr="00A475D5">
        <w:rPr>
          <w:sz w:val="24"/>
        </w:rPr>
        <w:t xml:space="preserve"> (3), 209–216. https://doi.org/10.1006/appe.1993.1021.</w:t>
      </w:r>
    </w:p>
    <w:p w14:paraId="221458A8" w14:textId="77777777" w:rsidR="00A475D5" w:rsidRPr="00A475D5" w:rsidRDefault="00A475D5" w:rsidP="00A475D5">
      <w:pPr>
        <w:pStyle w:val="Bibliography"/>
        <w:rPr>
          <w:sz w:val="24"/>
        </w:rPr>
      </w:pPr>
      <w:r w:rsidRPr="00A475D5">
        <w:rPr>
          <w:sz w:val="24"/>
        </w:rPr>
        <w:t xml:space="preserve">(23) </w:t>
      </w:r>
      <w:r w:rsidRPr="00A475D5">
        <w:rPr>
          <w:sz w:val="24"/>
        </w:rPr>
        <w:tab/>
        <w:t xml:space="preserve">Breiman, L. Random Forests. </w:t>
      </w:r>
      <w:r w:rsidRPr="00A475D5">
        <w:rPr>
          <w:i/>
          <w:iCs/>
          <w:sz w:val="24"/>
        </w:rPr>
        <w:t>Mach. Learn.</w:t>
      </w:r>
      <w:r w:rsidRPr="00A475D5">
        <w:rPr>
          <w:sz w:val="24"/>
        </w:rPr>
        <w:t xml:space="preserve"> </w:t>
      </w:r>
      <w:r w:rsidRPr="00A475D5">
        <w:rPr>
          <w:b/>
          <w:bCs/>
          <w:sz w:val="24"/>
        </w:rPr>
        <w:t>2001</w:t>
      </w:r>
      <w:r w:rsidRPr="00A475D5">
        <w:rPr>
          <w:sz w:val="24"/>
        </w:rPr>
        <w:t xml:space="preserve">, </w:t>
      </w:r>
      <w:r w:rsidRPr="00A475D5">
        <w:rPr>
          <w:i/>
          <w:iCs/>
          <w:sz w:val="24"/>
        </w:rPr>
        <w:t>45</w:t>
      </w:r>
      <w:r w:rsidRPr="00A475D5">
        <w:rPr>
          <w:sz w:val="24"/>
        </w:rPr>
        <w:t xml:space="preserve"> (1), 5–32. https://doi.org/10.1023/A:1010933404324.</w:t>
      </w:r>
    </w:p>
    <w:p w14:paraId="0B23AD73" w14:textId="5F1E7B78" w:rsidR="00FB4CD5" w:rsidRPr="00B5385D" w:rsidRDefault="00B5385D" w:rsidP="00B5385D">
      <w:pPr>
        <w:pStyle w:val="ListParagraph"/>
        <w:spacing w:before="120" w:after="240"/>
        <w:ind w:left="0"/>
        <w:rPr>
          <w:b/>
          <w:bCs/>
          <w:caps/>
          <w:sz w:val="24"/>
          <w:szCs w:val="24"/>
        </w:rPr>
      </w:pPr>
      <w:r>
        <w:rPr>
          <w:b/>
          <w:bCs/>
          <w:caps/>
          <w:sz w:val="24"/>
          <w:szCs w:val="24"/>
        </w:rPr>
        <w:fldChar w:fldCharType="end"/>
      </w:r>
    </w:p>
    <w:sectPr w:rsidR="00FB4CD5" w:rsidRPr="00B5385D" w:rsidSect="00ED36CB">
      <w:footerReference w:type="default" r:id="rId22"/>
      <w:endnotePr>
        <w:numFmt w:val="decimal"/>
      </w:end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7" w:author="Snyder, Kevin" w:date="2022-03-09T15:58:00Z" w:initials="SK">
    <w:p w14:paraId="181E2509" w14:textId="3C91FE77" w:rsidR="006358F9" w:rsidRPr="006358F9" w:rsidRDefault="006358F9">
      <w:pPr>
        <w:pStyle w:val="CommentText"/>
        <w:rPr>
          <w:lang w:val="en-US"/>
        </w:rPr>
      </w:pPr>
      <w:r>
        <w:rPr>
          <w:rStyle w:val="CommentReference"/>
        </w:rPr>
        <w:annotationRef/>
      </w:r>
      <w:r>
        <w:rPr>
          <w:lang w:val="en-US"/>
        </w:rPr>
        <w:t>Maybe there’s a more impressive metric to cite here?</w:t>
      </w:r>
    </w:p>
  </w:comment>
  <w:comment w:id="38" w:author="Snyder, Kevin" w:date="2022-03-09T15:59:00Z" w:initials="SK">
    <w:p w14:paraId="47DBE556" w14:textId="79105125" w:rsidR="006358F9" w:rsidRPr="006358F9" w:rsidRDefault="006358F9">
      <w:pPr>
        <w:pStyle w:val="CommentText"/>
        <w:rPr>
          <w:lang w:val="en-US"/>
        </w:rPr>
      </w:pPr>
      <w:r>
        <w:rPr>
          <w:rStyle w:val="CommentReference"/>
        </w:rPr>
        <w:annotationRef/>
      </w:r>
      <w:r>
        <w:rPr>
          <w:lang w:val="en-US"/>
        </w:rPr>
        <w:t>Not sure if this figure is accurate, since we are really modeling the LB data to predict MI data…</w:t>
      </w:r>
    </w:p>
  </w:comment>
  <w:comment w:id="41" w:author="Daniel Russo" w:date="2020-12-09T08:42:00Z" w:initials="DR">
    <w:p w14:paraId="3F1911C3" w14:textId="4B377932" w:rsidR="004B1102" w:rsidRPr="009C2E13" w:rsidRDefault="004B1102">
      <w:pPr>
        <w:pStyle w:val="CommentText"/>
        <w:rPr>
          <w:lang w:val="en-US"/>
        </w:rPr>
      </w:pPr>
      <w:r>
        <w:rPr>
          <w:rStyle w:val="CommentReference"/>
        </w:rPr>
        <w:annotationRef/>
      </w:r>
      <w:r>
        <w:rPr>
          <w:lang w:val="en-US"/>
        </w:rPr>
        <w:t>Kevin S., do you know what would be the most appropriate citation here?</w:t>
      </w:r>
    </w:p>
  </w:comment>
  <w:comment w:id="42" w:author="Ahmed, C M Sabbir *" w:date="2022-02-14T17:26:00Z" w:initials="ACMS*">
    <w:p w14:paraId="31CF7760" w14:textId="77777777" w:rsidR="004B1102" w:rsidRDefault="004B1102">
      <w:pPr>
        <w:pStyle w:val="CommentText"/>
        <w:rPr>
          <w:lang w:val="en-US"/>
        </w:rPr>
      </w:pPr>
      <w:r>
        <w:rPr>
          <w:rStyle w:val="CommentReference"/>
        </w:rPr>
        <w:annotationRef/>
      </w:r>
      <w:r>
        <w:rPr>
          <w:lang w:val="en-US"/>
        </w:rPr>
        <w:t>These 2 papers might work:</w:t>
      </w:r>
    </w:p>
    <w:p w14:paraId="11D82EE5" w14:textId="1A9130A7" w:rsidR="004B1102" w:rsidRDefault="00FF6964">
      <w:pPr>
        <w:pStyle w:val="CommentText"/>
        <w:rPr>
          <w:lang w:val="en-US"/>
        </w:rPr>
      </w:pPr>
      <w:hyperlink r:id="rId1" w:history="1">
        <w:r w:rsidR="004B1102" w:rsidRPr="00B03E54">
          <w:rPr>
            <w:rStyle w:val="Hyperlink"/>
            <w:sz w:val="20"/>
            <w:lang w:val="en-US"/>
          </w:rPr>
          <w:t>https://journals.sagepub.com/doi/10.1177/0192623318805743</w:t>
        </w:r>
      </w:hyperlink>
    </w:p>
    <w:p w14:paraId="725DCABC" w14:textId="77777777" w:rsidR="004B1102" w:rsidRDefault="004B1102">
      <w:pPr>
        <w:pStyle w:val="CommentText"/>
        <w:rPr>
          <w:lang w:val="en-US"/>
        </w:rPr>
      </w:pPr>
    </w:p>
    <w:p w14:paraId="651ED4D1" w14:textId="66B20D29" w:rsidR="004B1102" w:rsidRDefault="00FF6964">
      <w:pPr>
        <w:pStyle w:val="CommentText"/>
        <w:rPr>
          <w:lang w:val="en-US"/>
        </w:rPr>
      </w:pPr>
      <w:hyperlink r:id="rId2" w:history="1">
        <w:r w:rsidR="004B1102" w:rsidRPr="00B03E54">
          <w:rPr>
            <w:rStyle w:val="Hyperlink"/>
            <w:sz w:val="20"/>
            <w:lang w:val="en-US"/>
          </w:rPr>
          <w:t>https://www.sciencedirect.com/science/article/pii/S027323001930306X</w:t>
        </w:r>
      </w:hyperlink>
    </w:p>
    <w:p w14:paraId="04F23915" w14:textId="03A4D227" w:rsidR="004B1102" w:rsidRPr="007A0DAC" w:rsidRDefault="004B1102">
      <w:pPr>
        <w:pStyle w:val="CommentText"/>
        <w:rPr>
          <w:lang w:val="en-US"/>
        </w:rPr>
      </w:pPr>
    </w:p>
  </w:comment>
  <w:comment w:id="43" w:author="Snyder, Kevin" w:date="2022-03-10T11:52:00Z" w:initials="SK">
    <w:p w14:paraId="139E842F" w14:textId="18288920" w:rsidR="00607741" w:rsidRPr="00607741" w:rsidRDefault="00607741">
      <w:pPr>
        <w:pStyle w:val="CommentText"/>
        <w:rPr>
          <w:lang w:val="en-US"/>
        </w:rPr>
      </w:pPr>
      <w:r>
        <w:rPr>
          <w:rStyle w:val="CommentReference"/>
        </w:rPr>
        <w:annotationRef/>
      </w:r>
      <w:r>
        <w:rPr>
          <w:lang w:val="en-US"/>
        </w:rPr>
        <w:t xml:space="preserve">We should cite the ICH Guidance M3(R2): </w:t>
      </w:r>
      <w:hyperlink r:id="rId3" w:history="1">
        <w:r>
          <w:rPr>
            <w:rStyle w:val="Hyperlink"/>
          </w:rPr>
          <w:t>ICH M3 (R2) Non-clinical safety studies for the conduct of human clinical trials for pharmaceuticals | European Medicines Agency (europa.eu)</w:t>
        </w:r>
      </w:hyperlink>
    </w:p>
  </w:comment>
  <w:comment w:id="88" w:author="Snyder, Kevin" w:date="2022-03-10T16:12:00Z" w:initials="SK">
    <w:p w14:paraId="126F757B" w14:textId="7A5B94FD" w:rsidR="00B913EE" w:rsidRPr="00B913EE" w:rsidRDefault="00B913EE">
      <w:pPr>
        <w:pStyle w:val="CommentText"/>
        <w:rPr>
          <w:lang w:val="en-US"/>
        </w:rPr>
      </w:pPr>
      <w:r>
        <w:rPr>
          <w:rStyle w:val="CommentReference"/>
        </w:rPr>
        <w:annotationRef/>
      </w:r>
      <w:r>
        <w:rPr>
          <w:lang w:val="en-US"/>
        </w:rPr>
        <w:t xml:space="preserve">This number is </w:t>
      </w:r>
      <w:proofErr w:type="gramStart"/>
      <w:r>
        <w:rPr>
          <w:lang w:val="en-US"/>
        </w:rPr>
        <w:t>actually closer</w:t>
      </w:r>
      <w:proofErr w:type="gramEnd"/>
      <w:r>
        <w:rPr>
          <w:lang w:val="en-US"/>
        </w:rPr>
        <w:t xml:space="preserve"> to 1,000 for Commercial INDs and closer to 4000 if you count Research INDs… but the reference does clearly claim 1,500… maybe we just remove the reference and state 1000.</w:t>
      </w:r>
    </w:p>
  </w:comment>
  <w:comment w:id="99" w:author="Russo, Daniel *" w:date="2020-10-19T08:34:00Z" w:initials="RD*">
    <w:p w14:paraId="2CCC9AAE" w14:textId="4B41D2E7" w:rsidR="004B1102" w:rsidRPr="00C2739E" w:rsidRDefault="004B1102">
      <w:pPr>
        <w:pStyle w:val="CommentText"/>
        <w:rPr>
          <w:lang w:val="en-US"/>
        </w:rPr>
      </w:pPr>
      <w:r>
        <w:rPr>
          <w:rStyle w:val="CommentReference"/>
        </w:rPr>
        <w:annotationRef/>
      </w:r>
      <w:r>
        <w:rPr>
          <w:lang w:val="en-US"/>
        </w:rPr>
        <w:t>Hopefully we can post the code either as is or with slight modifications</w:t>
      </w:r>
    </w:p>
  </w:comment>
  <w:comment w:id="100" w:author="Ahmed, C M Sabbir *" w:date="2022-02-10T11:49:00Z" w:initials="ACMS*">
    <w:p w14:paraId="6AACB140" w14:textId="7A9A79F1" w:rsidR="004B1102" w:rsidRPr="000C03D4" w:rsidRDefault="004B1102">
      <w:pPr>
        <w:pStyle w:val="CommentText"/>
        <w:rPr>
          <w:lang w:val="en-US"/>
        </w:rPr>
      </w:pPr>
      <w:r>
        <w:rPr>
          <w:rStyle w:val="CommentReference"/>
        </w:rPr>
        <w:annotationRef/>
      </w:r>
      <w:r>
        <w:rPr>
          <w:lang w:val="en-US"/>
        </w:rPr>
        <w:t>I can send you the most recent script as you can upload</w:t>
      </w:r>
    </w:p>
  </w:comment>
  <w:comment w:id="101" w:author="dan russo" w:date="2022-02-14T15:05:00Z" w:initials="dr">
    <w:p w14:paraId="13450BA3" w14:textId="5AEB166F" w:rsidR="004B1102" w:rsidRDefault="004B1102">
      <w:pPr>
        <w:pStyle w:val="CommentText"/>
        <w:rPr>
          <w:lang w:val="en-US"/>
        </w:rPr>
      </w:pPr>
      <w:r>
        <w:rPr>
          <w:rStyle w:val="CommentReference"/>
        </w:rPr>
        <w:annotationRef/>
      </w:r>
      <w:r>
        <w:rPr>
          <w:lang w:val="en-US"/>
        </w:rPr>
        <w:t>Im not sure its as simple as that, I think we need to go trhough the scripts to check that no sensitive information leaked in….</w:t>
      </w:r>
    </w:p>
    <w:p w14:paraId="0B8A7D06" w14:textId="77777777" w:rsidR="004B1102" w:rsidRPr="00F73A72" w:rsidRDefault="004B1102">
      <w:pPr>
        <w:pStyle w:val="CommentText"/>
        <w:rPr>
          <w:lang w:val="en-US"/>
        </w:rPr>
      </w:pPr>
    </w:p>
  </w:comment>
  <w:comment w:id="102" w:author="Ahmed, C M Sabbir *" w:date="2022-02-14T16:09:00Z" w:initials="ACMS*">
    <w:p w14:paraId="377BC410" w14:textId="585E23A6" w:rsidR="004B1102" w:rsidRPr="00F67277" w:rsidRDefault="004B1102">
      <w:pPr>
        <w:pStyle w:val="CommentText"/>
        <w:rPr>
          <w:lang w:val="en-US"/>
        </w:rPr>
      </w:pPr>
      <w:r>
        <w:rPr>
          <w:rStyle w:val="CommentReference"/>
        </w:rPr>
        <w:annotationRef/>
      </w:r>
      <w:r>
        <w:rPr>
          <w:lang w:val="en-US"/>
        </w:rPr>
        <w:t>You are right, let’s see what Kevin is thinking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1E2509" w15:done="0"/>
  <w15:commentEx w15:paraId="47DBE556" w15:done="0"/>
  <w15:commentEx w15:paraId="3F1911C3" w15:done="0"/>
  <w15:commentEx w15:paraId="04F23915" w15:paraIdParent="3F1911C3" w15:done="0"/>
  <w15:commentEx w15:paraId="139E842F" w15:paraIdParent="3F1911C3" w15:done="0"/>
  <w15:commentEx w15:paraId="126F757B" w15:done="0"/>
  <w15:commentEx w15:paraId="2CCC9AAE" w15:done="0"/>
  <w15:commentEx w15:paraId="6AACB140" w15:paraIdParent="2CCC9AAE" w15:done="0"/>
  <w15:commentEx w15:paraId="0B8A7D06" w15:paraIdParent="2CCC9AAE" w15:done="0"/>
  <w15:commentEx w15:paraId="377BC410" w15:paraIdParent="2CCC9A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34D27" w16cex:dateUtc="2022-03-09T20:58:00Z"/>
  <w16cex:commentExtensible w16cex:durableId="25D34D5E" w16cex:dateUtc="2022-03-09T20:59:00Z"/>
  <w16cex:commentExtensible w16cex:durableId="25B4FB1E" w16cex:dateUtc="2020-12-09T13:42:00Z"/>
  <w16cex:commentExtensible w16cex:durableId="25B50F3F" w16cex:dateUtc="2022-02-14T22:26:00Z"/>
  <w16cex:commentExtensible w16cex:durableId="25D46504" w16cex:dateUtc="2022-03-10T16:52:00Z"/>
  <w16cex:commentExtensible w16cex:durableId="25D4A1F3" w16cex:dateUtc="2022-03-10T21:12:00Z"/>
  <w16cex:commentExtensible w16cex:durableId="25B4FB1F" w16cex:dateUtc="2020-10-19T12:34:00Z"/>
  <w16cex:commentExtensible w16cex:durableId="25B4FB20" w16cex:dateUtc="2022-02-10T16:49:00Z"/>
  <w16cex:commentExtensible w16cex:durableId="25B4FB21" w16cex:dateUtc="2022-02-14T20:05:00Z"/>
  <w16cex:commentExtensible w16cex:durableId="25B4FD36" w16cex:dateUtc="2022-02-14T21: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1E2509" w16cid:durableId="25D34D27"/>
  <w16cid:commentId w16cid:paraId="47DBE556" w16cid:durableId="25D34D5E"/>
  <w16cid:commentId w16cid:paraId="3F1911C3" w16cid:durableId="25B4FB1E"/>
  <w16cid:commentId w16cid:paraId="04F23915" w16cid:durableId="25B50F3F"/>
  <w16cid:commentId w16cid:paraId="139E842F" w16cid:durableId="25D46504"/>
  <w16cid:commentId w16cid:paraId="126F757B" w16cid:durableId="25D4A1F3"/>
  <w16cid:commentId w16cid:paraId="2CCC9AAE" w16cid:durableId="25B4FB1F"/>
  <w16cid:commentId w16cid:paraId="6AACB140" w16cid:durableId="25B4FB20"/>
  <w16cid:commentId w16cid:paraId="0B8A7D06" w16cid:durableId="25B4FB21"/>
  <w16cid:commentId w16cid:paraId="377BC410" w16cid:durableId="25B4FD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316C4" w14:textId="77777777" w:rsidR="00525603" w:rsidRDefault="00525603" w:rsidP="0048502A">
      <w:r>
        <w:separator/>
      </w:r>
    </w:p>
  </w:endnote>
  <w:endnote w:type="continuationSeparator" w:id="0">
    <w:p w14:paraId="243CC467" w14:textId="77777777" w:rsidR="00525603" w:rsidRDefault="00525603" w:rsidP="0048502A">
      <w:r>
        <w:continuationSeparator/>
      </w:r>
    </w:p>
  </w:endnote>
  <w:endnote w:type="continuationNotice" w:id="1">
    <w:p w14:paraId="32F0A669" w14:textId="77777777" w:rsidR="00525603" w:rsidRDefault="005256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Consolas">
    <w:panose1 w:val="020B0609020204030204"/>
    <w:charset w:val="00"/>
    <w:family w:val="modern"/>
    <w:pitch w:val="fixed"/>
    <w:sig w:usb0="E00006FF" w:usb1="0000FCFF" w:usb2="00000001" w:usb3="00000000" w:csb0="0000019F" w:csb1="00000000"/>
  </w:font>
  <w:font w:name="Brush Script MT">
    <w:panose1 w:val="03060802040406070304"/>
    <w:charset w:val="00"/>
    <w:family w:val="script"/>
    <w:pitch w:val="variable"/>
    <w:sig w:usb0="00000003" w:usb1="00000000" w:usb2="00000000" w:usb3="00000000" w:csb0="00000001" w:csb1="00000000"/>
  </w:font>
  <w:font w:name="Times New Roman Bol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6367676"/>
      <w:docPartObj>
        <w:docPartGallery w:val="Page Numbers (Bottom of Page)"/>
        <w:docPartUnique/>
      </w:docPartObj>
    </w:sdtPr>
    <w:sdtEndPr>
      <w:rPr>
        <w:sz w:val="24"/>
        <w:szCs w:val="24"/>
      </w:rPr>
    </w:sdtEndPr>
    <w:sdtContent>
      <w:p w14:paraId="2316A09E" w14:textId="0C186EB1" w:rsidR="004B1102" w:rsidRPr="0048502A" w:rsidRDefault="004B1102">
        <w:pPr>
          <w:pStyle w:val="Footer"/>
          <w:jc w:val="center"/>
          <w:rPr>
            <w:sz w:val="24"/>
            <w:szCs w:val="24"/>
          </w:rPr>
        </w:pPr>
        <w:r w:rsidRPr="0048502A">
          <w:rPr>
            <w:noProof w:val="0"/>
            <w:sz w:val="24"/>
            <w:szCs w:val="24"/>
          </w:rPr>
          <w:fldChar w:fldCharType="begin"/>
        </w:r>
        <w:r w:rsidRPr="0048502A">
          <w:rPr>
            <w:sz w:val="24"/>
            <w:szCs w:val="24"/>
          </w:rPr>
          <w:instrText xml:space="preserve"> PAGE   \* MERGEFORMAT </w:instrText>
        </w:r>
        <w:r w:rsidRPr="0048502A">
          <w:rPr>
            <w:noProof w:val="0"/>
            <w:sz w:val="24"/>
            <w:szCs w:val="24"/>
          </w:rPr>
          <w:fldChar w:fldCharType="separate"/>
        </w:r>
        <w:r>
          <w:rPr>
            <w:sz w:val="24"/>
            <w:szCs w:val="24"/>
          </w:rPr>
          <w:t>28</w:t>
        </w:r>
        <w:r w:rsidRPr="0048502A">
          <w:rPr>
            <w:sz w:val="24"/>
            <w:szCs w:val="24"/>
          </w:rPr>
          <w:fldChar w:fldCharType="end"/>
        </w:r>
      </w:p>
    </w:sdtContent>
  </w:sdt>
  <w:p w14:paraId="4F294AE5" w14:textId="77777777" w:rsidR="004B1102" w:rsidRDefault="004B1102" w:rsidP="0048502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3E5F6" w14:textId="77777777" w:rsidR="00525603" w:rsidRDefault="00525603" w:rsidP="0048502A">
      <w:r>
        <w:separator/>
      </w:r>
    </w:p>
  </w:footnote>
  <w:footnote w:type="continuationSeparator" w:id="0">
    <w:p w14:paraId="0162BB35" w14:textId="77777777" w:rsidR="00525603" w:rsidRDefault="00525603" w:rsidP="0048502A">
      <w:r>
        <w:continuationSeparator/>
      </w:r>
    </w:p>
  </w:footnote>
  <w:footnote w:type="continuationNotice" w:id="1">
    <w:p w14:paraId="0396C776" w14:textId="77777777" w:rsidR="00525603" w:rsidRDefault="0052560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FA0678E0"/>
    <w:lvl w:ilvl="0">
      <w:start w:val="1"/>
      <w:numFmt w:val="bullet"/>
      <w:pStyle w:val="Heading7"/>
      <w:lvlText w:val=""/>
      <w:lvlJc w:val="left"/>
      <w:pPr>
        <w:tabs>
          <w:tab w:val="num" w:pos="1080"/>
        </w:tabs>
        <w:ind w:left="1080" w:hanging="360"/>
      </w:pPr>
    </w:lvl>
  </w:abstractNum>
  <w:abstractNum w:abstractNumId="1" w15:restartNumberingAfterBreak="0">
    <w:nsid w:val="00A55E83"/>
    <w:multiLevelType w:val="multilevel"/>
    <w:tmpl w:val="167E3A24"/>
    <w:name w:val="BMSHeadingsMLL"/>
    <w:lvl w:ilvl="0">
      <w:start w:val="1"/>
      <w:numFmt w:val="decimal"/>
      <w:lvlText w:val="%1."/>
      <w:lvlJc w:val="left"/>
      <w:pPr>
        <w:ind w:left="720" w:hanging="360"/>
      </w:pPr>
      <w:rPr>
        <w:rFonts w:hint="eastAsia"/>
      </w:rPr>
    </w:lvl>
    <w:lvl w:ilvl="1">
      <w:start w:val="1"/>
      <w:numFmt w:val="decimal"/>
      <w:lvlText w:val="%1.%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 w15:restartNumberingAfterBreak="0">
    <w:nsid w:val="017342A8"/>
    <w:multiLevelType w:val="hybridMultilevel"/>
    <w:tmpl w:val="0CC08DBA"/>
    <w:lvl w:ilvl="0" w:tplc="EFCC1698">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287C69"/>
    <w:multiLevelType w:val="hybridMultilevel"/>
    <w:tmpl w:val="3EEEA0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BA5959"/>
    <w:multiLevelType w:val="hybridMultilevel"/>
    <w:tmpl w:val="C33C86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3E2BB6"/>
    <w:multiLevelType w:val="multilevel"/>
    <w:tmpl w:val="B7CC8878"/>
    <w:name w:val="BMSLAbelHeads"/>
    <w:lvl w:ilvl="0">
      <w:start w:val="1"/>
      <w:numFmt w:val="decimal"/>
      <w:lvlText w:val="%1"/>
      <w:lvlJc w:val="left"/>
      <w:pPr>
        <w:tabs>
          <w:tab w:val="num" w:pos="1152"/>
        </w:tabs>
        <w:ind w:left="0" w:firstLine="0"/>
      </w:pPr>
      <w:rPr>
        <w:rFonts w:hint="default"/>
      </w:rPr>
    </w:lvl>
    <w:lvl w:ilvl="1">
      <w:start w:val="1"/>
      <w:numFmt w:val="decimal"/>
      <w:lvlText w:val="%1.%2"/>
      <w:lvlJc w:val="left"/>
      <w:pPr>
        <w:tabs>
          <w:tab w:val="num" w:pos="1152"/>
        </w:tabs>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AB044CF"/>
    <w:multiLevelType w:val="multilevel"/>
    <w:tmpl w:val="9D040F94"/>
    <w:styleLink w:val="BMSJapanHeadings"/>
    <w:lvl w:ilvl="0">
      <w:start w:val="1"/>
      <w:numFmt w:val="decimal"/>
      <w:lvlText w:val="%1"/>
      <w:lvlJc w:val="left"/>
      <w:pPr>
        <w:tabs>
          <w:tab w:val="num" w:pos="1152"/>
        </w:tabs>
        <w:ind w:left="0" w:firstLine="0"/>
      </w:pPr>
    </w:lvl>
    <w:lvl w:ilvl="1">
      <w:start w:val="1"/>
      <w:numFmt w:val="decimal"/>
      <w:lvlText w:val="%1.%2"/>
      <w:lvlJc w:val="left"/>
      <w:pPr>
        <w:tabs>
          <w:tab w:val="num" w:pos="1152"/>
        </w:tabs>
        <w:ind w:left="0" w:firstLine="0"/>
      </w:pPr>
    </w:lvl>
    <w:lvl w:ilvl="2">
      <w:start w:val="1"/>
      <w:numFmt w:val="decimal"/>
      <w:lvlText w:val="%1.%2.%3"/>
      <w:lvlJc w:val="left"/>
      <w:pPr>
        <w:tabs>
          <w:tab w:val="num" w:pos="1152"/>
        </w:tabs>
        <w:ind w:left="0" w:firstLine="0"/>
      </w:pPr>
    </w:lvl>
    <w:lvl w:ilvl="3">
      <w:start w:val="1"/>
      <w:numFmt w:val="decimal"/>
      <w:lvlText w:val="%1.%2.%3.%4"/>
      <w:lvlJc w:val="left"/>
      <w:pPr>
        <w:tabs>
          <w:tab w:val="num" w:pos="1152"/>
        </w:tabs>
        <w:ind w:left="0" w:firstLine="0"/>
      </w:pPr>
    </w:lvl>
    <w:lvl w:ilvl="4">
      <w:start w:val="1"/>
      <w:numFmt w:val="decimal"/>
      <w:lvlText w:val="%1.%2.%3.%4.%5"/>
      <w:lvlJc w:val="left"/>
      <w:pPr>
        <w:tabs>
          <w:tab w:val="num" w:pos="1152"/>
        </w:tabs>
        <w:ind w:left="0" w:firstLine="0"/>
      </w:pPr>
    </w:lvl>
    <w:lvl w:ilvl="5">
      <w:start w:val="1"/>
      <w:numFmt w:val="decimal"/>
      <w:lvlText w:val="%1.%2.%3.%4.%5.%6"/>
      <w:lvlJc w:val="left"/>
      <w:pPr>
        <w:tabs>
          <w:tab w:val="num" w:pos="1152"/>
        </w:tabs>
        <w:ind w:left="0" w:firstLine="0"/>
      </w:pPr>
    </w:lvl>
    <w:lvl w:ilvl="6">
      <w:start w:val="1"/>
      <w:numFmt w:val="decimal"/>
      <w:lvlText w:val="%1.%2.%3.%4.%5.%6.%7"/>
      <w:lvlJc w:val="left"/>
      <w:pPr>
        <w:tabs>
          <w:tab w:val="num" w:pos="1152"/>
        </w:tabs>
        <w:ind w:left="0" w:firstLine="0"/>
      </w:pPr>
    </w:lvl>
    <w:lvl w:ilvl="7">
      <w:start w:val="1"/>
      <w:numFmt w:val="decimal"/>
      <w:lvlText w:val="%1.%2.%3.%4.%5.%6.%7.%8"/>
      <w:lvlJc w:val="left"/>
      <w:pPr>
        <w:tabs>
          <w:tab w:val="num" w:pos="1152"/>
        </w:tabs>
        <w:ind w:left="0" w:firstLine="0"/>
      </w:pPr>
    </w:lvl>
    <w:lvl w:ilvl="8">
      <w:start w:val="1"/>
      <w:numFmt w:val="decimal"/>
      <w:lvlText w:val="%1.%2.%3.%4.%5.%6.%7.%8.%9"/>
      <w:lvlJc w:val="left"/>
      <w:pPr>
        <w:tabs>
          <w:tab w:val="num" w:pos="1152"/>
        </w:tabs>
        <w:ind w:left="0" w:firstLine="0"/>
      </w:pPr>
    </w:lvl>
  </w:abstractNum>
  <w:abstractNum w:abstractNumId="7" w15:restartNumberingAfterBreak="0">
    <w:nsid w:val="0BB25E0C"/>
    <w:multiLevelType w:val="multilevel"/>
    <w:tmpl w:val="5948B248"/>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0C1B06DB"/>
    <w:multiLevelType w:val="multilevel"/>
    <w:tmpl w:val="D93A253A"/>
    <w:styleLink w:val="BMSOutlineNumberingSmallMulti"/>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0DFD6610"/>
    <w:multiLevelType w:val="multilevel"/>
    <w:tmpl w:val="04090023"/>
    <w:lvl w:ilvl="0">
      <w:start w:val="1"/>
      <w:numFmt w:val="upperRoman"/>
      <w:pStyle w:val="ONS"/>
      <w:lvlText w:val="Article %1."/>
      <w:lvlJc w:val="left"/>
      <w:pPr>
        <w:ind w:left="0" w:firstLine="0"/>
      </w:pPr>
    </w:lvl>
    <w:lvl w:ilvl="1">
      <w:start w:val="1"/>
      <w:numFmt w:val="decima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15:restartNumberingAfterBreak="0">
    <w:nsid w:val="11767E09"/>
    <w:multiLevelType w:val="multilevel"/>
    <w:tmpl w:val="564646B8"/>
    <w:name w:val="bmspatientlabelingbullet"/>
    <w:lvl w:ilvl="0">
      <w:start w:val="1"/>
      <w:numFmt w:val="bullet"/>
      <w:pStyle w:val="BMSPatientLabelingBulletLis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1A925F7"/>
    <w:multiLevelType w:val="hybridMultilevel"/>
    <w:tmpl w:val="6584F1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3A3BB3"/>
    <w:multiLevelType w:val="multilevel"/>
    <w:tmpl w:val="D25248BE"/>
    <w:styleLink w:val="BMSOutlineNumberingMulti"/>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6BA1FB6"/>
    <w:multiLevelType w:val="hybridMultilevel"/>
    <w:tmpl w:val="874617AA"/>
    <w:lvl w:ilvl="0" w:tplc="3A006876">
      <w:start w:val="1"/>
      <w:numFmt w:val="lowerLetter"/>
      <w:lvlText w:val="%1."/>
      <w:lvlJc w:val="left"/>
      <w:pPr>
        <w:ind w:left="720" w:hanging="360"/>
      </w:pPr>
    </w:lvl>
    <w:lvl w:ilvl="1" w:tplc="DB500EB4">
      <w:start w:val="1"/>
      <w:numFmt w:val="lowerLetter"/>
      <w:lvlText w:val="%2."/>
      <w:lvlJc w:val="left"/>
      <w:pPr>
        <w:ind w:left="1440" w:hanging="360"/>
      </w:pPr>
    </w:lvl>
    <w:lvl w:ilvl="2" w:tplc="65165F4E">
      <w:start w:val="1"/>
      <w:numFmt w:val="lowerRoman"/>
      <w:lvlText w:val="%3."/>
      <w:lvlJc w:val="right"/>
      <w:pPr>
        <w:ind w:left="2160" w:hanging="180"/>
      </w:pPr>
    </w:lvl>
    <w:lvl w:ilvl="3" w:tplc="8B70BC58">
      <w:start w:val="1"/>
      <w:numFmt w:val="decimal"/>
      <w:lvlText w:val="%4."/>
      <w:lvlJc w:val="left"/>
      <w:pPr>
        <w:ind w:left="2880" w:hanging="360"/>
      </w:pPr>
    </w:lvl>
    <w:lvl w:ilvl="4" w:tplc="0C22DDA4">
      <w:start w:val="1"/>
      <w:numFmt w:val="lowerLetter"/>
      <w:lvlText w:val="%5."/>
      <w:lvlJc w:val="left"/>
      <w:pPr>
        <w:ind w:left="3600" w:hanging="360"/>
      </w:pPr>
    </w:lvl>
    <w:lvl w:ilvl="5" w:tplc="80F00FF6">
      <w:start w:val="1"/>
      <w:numFmt w:val="lowerRoman"/>
      <w:lvlText w:val="%6."/>
      <w:lvlJc w:val="right"/>
      <w:pPr>
        <w:ind w:left="4320" w:hanging="180"/>
      </w:pPr>
    </w:lvl>
    <w:lvl w:ilvl="6" w:tplc="A6CEB49A">
      <w:start w:val="1"/>
      <w:numFmt w:val="decimal"/>
      <w:lvlText w:val="%7."/>
      <w:lvlJc w:val="left"/>
      <w:pPr>
        <w:ind w:left="5040" w:hanging="360"/>
      </w:pPr>
    </w:lvl>
    <w:lvl w:ilvl="7" w:tplc="FB3A79B6">
      <w:start w:val="1"/>
      <w:numFmt w:val="lowerLetter"/>
      <w:lvlText w:val="%8."/>
      <w:lvlJc w:val="left"/>
      <w:pPr>
        <w:ind w:left="5760" w:hanging="360"/>
      </w:pPr>
    </w:lvl>
    <w:lvl w:ilvl="8" w:tplc="C8BC8FBA">
      <w:start w:val="1"/>
      <w:numFmt w:val="lowerRoman"/>
      <w:lvlText w:val="%9."/>
      <w:lvlJc w:val="right"/>
      <w:pPr>
        <w:ind w:left="6480" w:hanging="180"/>
      </w:pPr>
    </w:lvl>
  </w:abstractNum>
  <w:abstractNum w:abstractNumId="14" w15:restartNumberingAfterBreak="0">
    <w:nsid w:val="18A63D32"/>
    <w:multiLevelType w:val="hybridMultilevel"/>
    <w:tmpl w:val="571C3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591682"/>
    <w:multiLevelType w:val="multilevel"/>
    <w:tmpl w:val="507ACA76"/>
    <w:styleLink w:val="BMSBulletMulti"/>
    <w:lvl w:ilvl="0">
      <w:start w:val="1"/>
      <w:numFmt w:val="bullet"/>
      <w:lvlRestart w:val="0"/>
      <w:pStyle w:val="BMSBullets"/>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rPr>
    </w:lvl>
    <w:lvl w:ilvl="3">
      <w:start w:val="1"/>
      <w:numFmt w:val="bullet"/>
      <w:lvlText w:val="o"/>
      <w:lvlJc w:val="left"/>
      <w:pPr>
        <w:tabs>
          <w:tab w:val="num" w:pos="1440"/>
        </w:tabs>
        <w:ind w:left="1440" w:hanging="360"/>
      </w:pPr>
      <w:rPr>
        <w:rFonts w:ascii="Courier New" w:hAnsi="Courier New" w:hint="default"/>
      </w:rPr>
    </w:lvl>
    <w:lvl w:ilvl="4">
      <w:start w:val="1"/>
      <w:numFmt w:val="bullet"/>
      <w:lvlText w:val=""/>
      <w:lvlJc w:val="left"/>
      <w:pPr>
        <w:ind w:left="3600" w:hanging="360"/>
      </w:pPr>
      <w:rPr>
        <w:rFonts w:ascii="Symbol" w:hAnsi="Symbol" w:hint="default"/>
      </w:rPr>
    </w:lvl>
    <w:lvl w:ilvl="5">
      <w:start w:val="1"/>
      <w:numFmt w:val="bullet"/>
      <w:lvlText w:val=""/>
      <w:lvlJc w:val="left"/>
      <w:pPr>
        <w:ind w:left="4320" w:hanging="360"/>
      </w:pPr>
      <w:rPr>
        <w:rFonts w:ascii="Symbol" w:hAnsi="Symbol" w:hint="default"/>
      </w:rPr>
    </w:lvl>
    <w:lvl w:ilvl="6">
      <w:start w:val="1"/>
      <w:numFmt w:val="bullet"/>
      <w:lvlText w:val=""/>
      <w:lvlJc w:val="left"/>
      <w:pPr>
        <w:ind w:left="5040" w:hanging="360"/>
      </w:pPr>
      <w:rPr>
        <w:rFonts w:ascii="Symbol" w:hAnsi="Symbol"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Symbol" w:hAnsi="Symbol" w:hint="default"/>
      </w:rPr>
    </w:lvl>
  </w:abstractNum>
  <w:abstractNum w:abstractNumId="16" w15:restartNumberingAfterBreak="0">
    <w:nsid w:val="1B47383B"/>
    <w:multiLevelType w:val="multilevel"/>
    <w:tmpl w:val="D25248BE"/>
    <w:lvl w:ilvl="0">
      <w:start w:val="1"/>
      <w:numFmt w:val="decimal"/>
      <w:pStyle w:val="BMSOutlineNumbering"/>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1F594821"/>
    <w:multiLevelType w:val="hybridMultilevel"/>
    <w:tmpl w:val="3EEEA0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C17C60"/>
    <w:multiLevelType w:val="multilevel"/>
    <w:tmpl w:val="EC1EEDB8"/>
    <w:lvl w:ilvl="0">
      <w:start w:val="1"/>
      <w:numFmt w:val="decimal"/>
      <w:lvlRestart w:val="0"/>
      <w:pStyle w:val="BMSHeadingAppendix"/>
      <w:lvlText w:val="APPENDIX %1"/>
      <w:lvlJc w:val="left"/>
      <w:pPr>
        <w:tabs>
          <w:tab w:val="num" w:pos="2160"/>
        </w:tabs>
        <w:ind w:left="432" w:hanging="432"/>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4161CD9"/>
    <w:multiLevelType w:val="singleLevel"/>
    <w:tmpl w:val="1BBC6388"/>
    <w:lvl w:ilvl="0">
      <w:start w:val="1"/>
      <w:numFmt w:val="decimal"/>
      <w:pStyle w:val="ListNumber2"/>
      <w:lvlText w:val="%1."/>
      <w:lvlJc w:val="left"/>
      <w:pPr>
        <w:tabs>
          <w:tab w:val="num" w:pos="360"/>
        </w:tabs>
        <w:ind w:left="360" w:hanging="360"/>
      </w:pPr>
    </w:lvl>
  </w:abstractNum>
  <w:abstractNum w:abstractNumId="20" w15:restartNumberingAfterBreak="0">
    <w:nsid w:val="27203307"/>
    <w:multiLevelType w:val="multilevel"/>
    <w:tmpl w:val="1204A614"/>
    <w:lvl w:ilvl="0">
      <w:start w:val="1"/>
      <w:numFmt w:val="decimal"/>
      <w:pStyle w:val="ListBullet3"/>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15:restartNumberingAfterBreak="0">
    <w:nsid w:val="2A357D9F"/>
    <w:multiLevelType w:val="hybridMultilevel"/>
    <w:tmpl w:val="9192F302"/>
    <w:name w:val="BMSHeadingsMLL22"/>
    <w:lvl w:ilvl="0" w:tplc="A12800B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42267C"/>
    <w:multiLevelType w:val="multilevel"/>
    <w:tmpl w:val="E3B64890"/>
    <w:lvl w:ilvl="0">
      <w:start w:val="1"/>
      <w:numFmt w:val="decimal"/>
      <w:pStyle w:val="ListNumber"/>
      <w:lvlText w:val="APPENDIX %1"/>
      <w:lvlJc w:val="left"/>
      <w:pPr>
        <w:tabs>
          <w:tab w:val="num" w:pos="1800"/>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323266E7"/>
    <w:multiLevelType w:val="multilevel"/>
    <w:tmpl w:val="C73E0AAA"/>
    <w:lvl w:ilvl="0">
      <w:start w:val="1"/>
      <w:numFmt w:val="decimal"/>
      <w:pStyle w:val="TOCHeading"/>
      <w:lvlText w:val="%1"/>
      <w:lvlJc w:val="left"/>
      <w:pPr>
        <w:tabs>
          <w:tab w:val="num" w:pos="1512"/>
        </w:tabs>
        <w:ind w:left="0" w:firstLine="0"/>
      </w:pPr>
      <w:rPr>
        <w:rFonts w:hint="eastAsia"/>
      </w:rPr>
    </w:lvl>
    <w:lvl w:ilvl="1">
      <w:start w:val="1"/>
      <w:numFmt w:val="decimal"/>
      <w:lvlText w:val="%1.%2"/>
      <w:lvlJc w:val="left"/>
      <w:pPr>
        <w:tabs>
          <w:tab w:val="num" w:pos="1512"/>
        </w:tabs>
        <w:ind w:left="0" w:firstLine="0"/>
      </w:pPr>
      <w:rPr>
        <w:rFonts w:hint="eastAsia"/>
      </w:rPr>
    </w:lvl>
    <w:lvl w:ilvl="2">
      <w:start w:val="1"/>
      <w:numFmt w:val="decimal"/>
      <w:pStyle w:val="H3Placeholder"/>
      <w:lvlText w:val="%1.%2.%3."/>
      <w:lvlJc w:val="left"/>
      <w:pPr>
        <w:tabs>
          <w:tab w:val="num" w:pos="1584"/>
        </w:tabs>
        <w:ind w:left="0" w:firstLine="0"/>
      </w:pPr>
      <w:rPr>
        <w:rFonts w:hint="eastAsia"/>
      </w:rPr>
    </w:lvl>
    <w:lvl w:ilvl="3">
      <w:start w:val="1"/>
      <w:numFmt w:val="decimal"/>
      <w:pStyle w:val="H4Placeholder"/>
      <w:lvlText w:val="%1.%2.%3.%4."/>
      <w:lvlJc w:val="left"/>
      <w:pPr>
        <w:tabs>
          <w:tab w:val="num" w:pos="1584"/>
        </w:tabs>
        <w:ind w:left="0" w:firstLine="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4" w15:restartNumberingAfterBreak="0">
    <w:nsid w:val="33114364"/>
    <w:multiLevelType w:val="hybridMultilevel"/>
    <w:tmpl w:val="30A6D5A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36861FF"/>
    <w:multiLevelType w:val="multilevel"/>
    <w:tmpl w:val="EC1EEDB8"/>
    <w:styleLink w:val="BMSHeadingAppendixMulti"/>
    <w:lvl w:ilvl="0">
      <w:start w:val="1"/>
      <w:numFmt w:val="decimal"/>
      <w:lvlRestart w:val="0"/>
      <w:lvlText w:val="APPENDIX %1"/>
      <w:lvlJc w:val="left"/>
      <w:pPr>
        <w:tabs>
          <w:tab w:val="num" w:pos="2160"/>
        </w:tabs>
        <w:ind w:left="432" w:hanging="432"/>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367F6DA6"/>
    <w:multiLevelType w:val="multilevel"/>
    <w:tmpl w:val="2ABCFC82"/>
    <w:styleLink w:val="BMSPatientLabelingBulletList0"/>
    <w:lvl w:ilvl="0">
      <w:start w:val="1"/>
      <w:numFmt w:val="bullet"/>
      <w:lvlRestart w:val="0"/>
      <w:lvlText w:val=""/>
      <w:lvlJc w:val="left"/>
      <w:pPr>
        <w:ind w:left="360" w:firstLine="0"/>
      </w:pPr>
      <w:rPr>
        <w:rFonts w:ascii="Symbol" w:hAnsi="Symbol" w:hint="default"/>
      </w:rPr>
    </w:lvl>
    <w:lvl w:ilvl="1">
      <w:start w:val="1"/>
      <w:numFmt w:val="bullet"/>
      <w:lvlText w:val="o"/>
      <w:lvlJc w:val="left"/>
      <w:pPr>
        <w:ind w:left="1800" w:hanging="360"/>
      </w:pPr>
      <w:rPr>
        <w:rFonts w:hint="default"/>
      </w:rPr>
    </w:lvl>
    <w:lvl w:ilvl="2">
      <w:start w:val="1"/>
      <w:numFmt w:val="bullet"/>
      <w:lvlText w:val=""/>
      <w:lvlJc w:val="left"/>
      <w:pPr>
        <w:ind w:left="2520" w:hanging="360"/>
      </w:pPr>
      <w:rPr>
        <w:rFonts w:hint="default"/>
      </w:rPr>
    </w:lvl>
    <w:lvl w:ilvl="3">
      <w:start w:val="1"/>
      <w:numFmt w:val="bullet"/>
      <w:lvlText w:val=""/>
      <w:lvlJc w:val="left"/>
      <w:pPr>
        <w:ind w:left="3240" w:hanging="360"/>
      </w:pPr>
      <w:rPr>
        <w:rFonts w:hint="default"/>
      </w:rPr>
    </w:lvl>
    <w:lvl w:ilvl="4">
      <w:start w:val="1"/>
      <w:numFmt w:val="bullet"/>
      <w:lvlText w:val="o"/>
      <w:lvlJc w:val="left"/>
      <w:pPr>
        <w:ind w:left="3960" w:hanging="360"/>
      </w:pPr>
      <w:rPr>
        <w:rFonts w:hint="default"/>
      </w:rPr>
    </w:lvl>
    <w:lvl w:ilvl="5">
      <w:start w:val="1"/>
      <w:numFmt w:val="bullet"/>
      <w:lvlText w:val=""/>
      <w:lvlJc w:val="left"/>
      <w:pPr>
        <w:ind w:left="4680" w:hanging="360"/>
      </w:pPr>
      <w:rPr>
        <w:rFonts w:hint="default"/>
      </w:rPr>
    </w:lvl>
    <w:lvl w:ilvl="6">
      <w:start w:val="1"/>
      <w:numFmt w:val="bullet"/>
      <w:lvlText w:val=""/>
      <w:lvlJc w:val="left"/>
      <w:pPr>
        <w:ind w:left="5400" w:hanging="360"/>
      </w:pPr>
      <w:rPr>
        <w:rFonts w:hint="default"/>
      </w:rPr>
    </w:lvl>
    <w:lvl w:ilvl="7">
      <w:start w:val="1"/>
      <w:numFmt w:val="bullet"/>
      <w:lvlText w:val="o"/>
      <w:lvlJc w:val="left"/>
      <w:pPr>
        <w:ind w:left="6120" w:hanging="360"/>
      </w:pPr>
      <w:rPr>
        <w:rFonts w:hint="default"/>
      </w:rPr>
    </w:lvl>
    <w:lvl w:ilvl="8">
      <w:start w:val="1"/>
      <w:numFmt w:val="bullet"/>
      <w:lvlText w:val=""/>
      <w:lvlJc w:val="left"/>
      <w:pPr>
        <w:ind w:left="6840" w:hanging="360"/>
      </w:pPr>
      <w:rPr>
        <w:rFonts w:hint="default"/>
      </w:rPr>
    </w:lvl>
  </w:abstractNum>
  <w:abstractNum w:abstractNumId="27" w15:restartNumberingAfterBreak="0">
    <w:nsid w:val="3AD82EBB"/>
    <w:multiLevelType w:val="hybridMultilevel"/>
    <w:tmpl w:val="F56CB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89474D"/>
    <w:multiLevelType w:val="multilevel"/>
    <w:tmpl w:val="69486A9A"/>
    <w:lvl w:ilvl="0">
      <w:start w:val="1"/>
      <w:numFmt w:val="decimal"/>
      <w:pStyle w:val="Heading1"/>
      <w:lvlText w:val="%1"/>
      <w:lvlJc w:val="left"/>
      <w:pPr>
        <w:tabs>
          <w:tab w:val="num" w:pos="1152"/>
        </w:tabs>
        <w:ind w:left="1152" w:hanging="1152"/>
      </w:pPr>
    </w:lvl>
    <w:lvl w:ilvl="1">
      <w:start w:val="1"/>
      <w:numFmt w:val="decimal"/>
      <w:pStyle w:val="Heading2"/>
      <w:lvlText w:val="%1.%2"/>
      <w:lvlJc w:val="left"/>
      <w:pPr>
        <w:tabs>
          <w:tab w:val="num" w:pos="1242"/>
        </w:tabs>
        <w:ind w:left="1242" w:hanging="1152"/>
      </w:pPr>
      <w:rPr>
        <w:rFonts w:hint="default"/>
      </w:rPr>
    </w:lvl>
    <w:lvl w:ilvl="2">
      <w:start w:val="1"/>
      <w:numFmt w:val="decimal"/>
      <w:pStyle w:val="Heading3"/>
      <w:lvlText w:val="%1.%2.%3"/>
      <w:lvlJc w:val="left"/>
      <w:pPr>
        <w:tabs>
          <w:tab w:val="num" w:pos="1152"/>
        </w:tabs>
        <w:ind w:left="1152" w:hanging="1152"/>
      </w:pPr>
    </w:lvl>
    <w:lvl w:ilvl="3">
      <w:start w:val="1"/>
      <w:numFmt w:val="decimal"/>
      <w:pStyle w:val="Heading4"/>
      <w:lvlText w:val="%1.%2.%3.%4"/>
      <w:lvlJc w:val="left"/>
      <w:pPr>
        <w:tabs>
          <w:tab w:val="num" w:pos="1152"/>
        </w:tabs>
        <w:ind w:left="1152" w:hanging="1152"/>
      </w:pPr>
      <w:rPr>
        <w:rFonts w:hint="default"/>
      </w:rPr>
    </w:lvl>
    <w:lvl w:ilvl="4">
      <w:start w:val="1"/>
      <w:numFmt w:val="decimal"/>
      <w:pStyle w:val="Heading5"/>
      <w:lvlText w:val="%1.%2.%3.%4.%5"/>
      <w:lvlJc w:val="left"/>
      <w:pPr>
        <w:tabs>
          <w:tab w:val="num" w:pos="1152"/>
        </w:tabs>
        <w:ind w:left="1152"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3CB35343"/>
    <w:multiLevelType w:val="multilevel"/>
    <w:tmpl w:val="D93A253A"/>
    <w:lvl w:ilvl="0">
      <w:start w:val="1"/>
      <w:numFmt w:val="decimal"/>
      <w:pStyle w:val="BMSOutlineNumberingSmal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3D897A5A"/>
    <w:multiLevelType w:val="multilevel"/>
    <w:tmpl w:val="896EC180"/>
    <w:styleLink w:val="BMSBulletSmallMulti"/>
    <w:lvl w:ilvl="0">
      <w:start w:val="1"/>
      <w:numFmt w:val="bullet"/>
      <w:lvlRestart w:val="0"/>
      <w:pStyle w:val="BMSBulletsSmall"/>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rPr>
    </w:lvl>
    <w:lvl w:ilvl="3">
      <w:start w:val="1"/>
      <w:numFmt w:val="bullet"/>
      <w:lvlText w:val="o"/>
      <w:lvlJc w:val="left"/>
      <w:pPr>
        <w:tabs>
          <w:tab w:val="num" w:pos="1440"/>
        </w:tabs>
        <w:ind w:left="1440" w:hanging="360"/>
      </w:pPr>
      <w:rPr>
        <w:rFonts w:ascii="Courier New" w:hAnsi="Courier New" w:cs="Courier New" w:hint="default"/>
      </w:rPr>
    </w:lvl>
    <w:lvl w:ilvl="4">
      <w:start w:val="1"/>
      <w:numFmt w:val="bullet"/>
      <w:lvlText w:val="o"/>
      <w:lvlJc w:val="left"/>
      <w:pPr>
        <w:ind w:left="3600" w:hanging="360"/>
      </w:pPr>
      <w:rPr>
        <w:rFonts w:hint="default"/>
      </w:rPr>
    </w:lvl>
    <w:lvl w:ilvl="5">
      <w:start w:val="1"/>
      <w:numFmt w:val="bullet"/>
      <w:lvlText w:val=""/>
      <w:lvlJc w:val="left"/>
      <w:pPr>
        <w:ind w:left="4320" w:hanging="360"/>
      </w:pPr>
      <w:rPr>
        <w:rFonts w:hint="default"/>
      </w:rPr>
    </w:lvl>
    <w:lvl w:ilvl="6">
      <w:start w:val="1"/>
      <w:numFmt w:val="bullet"/>
      <w:lvlText w:val=""/>
      <w:lvlJc w:val="left"/>
      <w:pPr>
        <w:ind w:left="5040" w:hanging="360"/>
      </w:pPr>
      <w:rPr>
        <w:rFonts w:hint="default"/>
      </w:rPr>
    </w:lvl>
    <w:lvl w:ilvl="7">
      <w:start w:val="1"/>
      <w:numFmt w:val="bullet"/>
      <w:lvlText w:val="o"/>
      <w:lvlJc w:val="left"/>
      <w:pPr>
        <w:ind w:left="5760" w:hanging="360"/>
      </w:pPr>
      <w:rPr>
        <w:rFonts w:hint="default"/>
      </w:rPr>
    </w:lvl>
    <w:lvl w:ilvl="8">
      <w:start w:val="1"/>
      <w:numFmt w:val="bullet"/>
      <w:lvlText w:val=""/>
      <w:lvlJc w:val="left"/>
      <w:pPr>
        <w:ind w:left="6480" w:hanging="360"/>
      </w:pPr>
      <w:rPr>
        <w:rFonts w:hint="default"/>
      </w:rPr>
    </w:lvl>
  </w:abstractNum>
  <w:abstractNum w:abstractNumId="31" w15:restartNumberingAfterBreak="0">
    <w:nsid w:val="42D7721A"/>
    <w:multiLevelType w:val="multilevel"/>
    <w:tmpl w:val="54547C50"/>
    <w:styleLink w:val="USPIHighlightsBulletList"/>
    <w:lvl w:ilvl="0">
      <w:start w:val="1"/>
      <w:numFmt w:val="bullet"/>
      <w:pStyle w:val="USPIHighlightsBulletedList"/>
      <w:lvlText w:val=""/>
      <w:lvlJc w:val="left"/>
      <w:pPr>
        <w:ind w:left="0" w:firstLine="0"/>
      </w:pPr>
      <w:rPr>
        <w:rFonts w:ascii="Symbol" w:hAnsi="Symbol" w:hint="default"/>
      </w:rPr>
    </w:lvl>
    <w:lvl w:ilvl="1">
      <w:start w:val="1"/>
      <w:numFmt w:val="bullet"/>
      <w:lvlText w:val=""/>
      <w:lvlJc w:val="left"/>
      <w:pPr>
        <w:ind w:left="0" w:firstLine="0"/>
      </w:pPr>
      <w:rPr>
        <w:rFonts w:ascii="Symbol" w:hAnsi="Symbol" w:hint="default"/>
      </w:rPr>
    </w:lvl>
    <w:lvl w:ilvl="2">
      <w:start w:val="1"/>
      <w:numFmt w:val="bullet"/>
      <w:lvlText w:val=""/>
      <w:lvlJc w:val="left"/>
      <w:pPr>
        <w:ind w:left="0" w:firstLine="0"/>
      </w:pPr>
      <w:rPr>
        <w:rFonts w:ascii="Symbol" w:hAnsi="Symbol" w:hint="default"/>
      </w:rPr>
    </w:lvl>
    <w:lvl w:ilvl="3">
      <w:start w:val="1"/>
      <w:numFmt w:val="bullet"/>
      <w:lvlText w:val=""/>
      <w:lvlJc w:val="left"/>
      <w:pPr>
        <w:ind w:left="0" w:firstLine="0"/>
      </w:pPr>
      <w:rPr>
        <w:rFonts w:ascii="Symbol" w:hAnsi="Symbol" w:hint="default"/>
      </w:rPr>
    </w:lvl>
    <w:lvl w:ilvl="4">
      <w:start w:val="1"/>
      <w:numFmt w:val="bullet"/>
      <w:lvlText w:val=""/>
      <w:lvlJc w:val="left"/>
      <w:pPr>
        <w:ind w:left="0" w:firstLine="0"/>
      </w:pPr>
      <w:rPr>
        <w:rFonts w:ascii="Symbol" w:hAnsi="Symbol" w:hint="default"/>
      </w:rPr>
    </w:lvl>
    <w:lvl w:ilvl="5">
      <w:start w:val="1"/>
      <w:numFmt w:val="bullet"/>
      <w:lvlText w:val=""/>
      <w:lvlJc w:val="left"/>
      <w:pPr>
        <w:ind w:left="0" w:firstLine="0"/>
      </w:pPr>
      <w:rPr>
        <w:rFonts w:ascii="Symbol" w:hAnsi="Symbol" w:hint="default"/>
      </w:rPr>
    </w:lvl>
    <w:lvl w:ilvl="6">
      <w:start w:val="1"/>
      <w:numFmt w:val="bullet"/>
      <w:lvlText w:val=""/>
      <w:lvlJc w:val="left"/>
      <w:pPr>
        <w:ind w:left="0" w:firstLine="0"/>
      </w:pPr>
      <w:rPr>
        <w:rFonts w:ascii="Symbol" w:hAnsi="Symbol" w:hint="default"/>
      </w:rPr>
    </w:lvl>
    <w:lvl w:ilvl="7">
      <w:start w:val="1"/>
      <w:numFmt w:val="bullet"/>
      <w:lvlText w:val=""/>
      <w:lvlJc w:val="left"/>
      <w:pPr>
        <w:ind w:left="0" w:firstLine="0"/>
      </w:pPr>
      <w:rPr>
        <w:rFonts w:ascii="Symbol" w:hAnsi="Symbol" w:hint="default"/>
      </w:rPr>
    </w:lvl>
    <w:lvl w:ilvl="8">
      <w:start w:val="1"/>
      <w:numFmt w:val="bullet"/>
      <w:lvlText w:val=""/>
      <w:lvlJc w:val="left"/>
      <w:pPr>
        <w:ind w:left="0" w:firstLine="0"/>
      </w:pPr>
      <w:rPr>
        <w:rFonts w:ascii="Symbol" w:hAnsi="Symbol" w:hint="default"/>
      </w:rPr>
    </w:lvl>
  </w:abstractNum>
  <w:abstractNum w:abstractNumId="32" w15:restartNumberingAfterBreak="0">
    <w:nsid w:val="477F1A95"/>
    <w:multiLevelType w:val="hybridMultilevel"/>
    <w:tmpl w:val="1326FD98"/>
    <w:lvl w:ilvl="0" w:tplc="48A8BB72">
      <w:start w:val="1"/>
      <w:numFmt w:val="decimal"/>
      <w:pStyle w:val="ListNumber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C1D2A7F"/>
    <w:multiLevelType w:val="multilevel"/>
    <w:tmpl w:val="FB1E46C6"/>
    <w:styleLink w:val="1ai"/>
    <w:lvl w:ilvl="0">
      <w:start w:val="1"/>
      <w:numFmt w:val="decimal"/>
      <w:lvlText w:val="%1."/>
      <w:lvlJc w:val="left"/>
      <w:pPr>
        <w:tabs>
          <w:tab w:val="num" w:pos="1152"/>
        </w:tabs>
        <w:ind w:left="0" w:firstLine="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E671A38"/>
    <w:multiLevelType w:val="multilevel"/>
    <w:tmpl w:val="04090025"/>
    <w:styleLink w:val="Style1"/>
    <w:lvl w:ilvl="0">
      <w:start w:val="2"/>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6873302"/>
    <w:multiLevelType w:val="hybridMultilevel"/>
    <w:tmpl w:val="33247B36"/>
    <w:lvl w:ilvl="0" w:tplc="461404CA">
      <w:start w:val="1"/>
      <w:numFmt w:val="decimal"/>
      <w:lvlText w:val="%1."/>
      <w:lvlJc w:val="left"/>
      <w:pPr>
        <w:ind w:left="720" w:hanging="360"/>
      </w:pPr>
    </w:lvl>
    <w:lvl w:ilvl="1" w:tplc="2534AAF8">
      <w:start w:val="1"/>
      <w:numFmt w:val="decimal"/>
      <w:lvlText w:val="%2."/>
      <w:lvlJc w:val="left"/>
      <w:pPr>
        <w:ind w:left="1440" w:hanging="360"/>
      </w:pPr>
    </w:lvl>
    <w:lvl w:ilvl="2" w:tplc="9636FE44">
      <w:start w:val="1"/>
      <w:numFmt w:val="lowerRoman"/>
      <w:lvlText w:val="%3."/>
      <w:lvlJc w:val="right"/>
      <w:pPr>
        <w:ind w:left="2160" w:hanging="180"/>
      </w:pPr>
    </w:lvl>
    <w:lvl w:ilvl="3" w:tplc="4208BE62">
      <w:start w:val="1"/>
      <w:numFmt w:val="decimal"/>
      <w:lvlText w:val="%4."/>
      <w:lvlJc w:val="left"/>
      <w:pPr>
        <w:ind w:left="2880" w:hanging="360"/>
      </w:pPr>
    </w:lvl>
    <w:lvl w:ilvl="4" w:tplc="643A5AA6">
      <w:start w:val="1"/>
      <w:numFmt w:val="lowerLetter"/>
      <w:lvlText w:val="%5."/>
      <w:lvlJc w:val="left"/>
      <w:pPr>
        <w:ind w:left="3600" w:hanging="360"/>
      </w:pPr>
    </w:lvl>
    <w:lvl w:ilvl="5" w:tplc="2FF8AC92">
      <w:start w:val="1"/>
      <w:numFmt w:val="lowerRoman"/>
      <w:lvlText w:val="%6."/>
      <w:lvlJc w:val="right"/>
      <w:pPr>
        <w:ind w:left="4320" w:hanging="180"/>
      </w:pPr>
    </w:lvl>
    <w:lvl w:ilvl="6" w:tplc="11F8A438">
      <w:start w:val="1"/>
      <w:numFmt w:val="decimal"/>
      <w:lvlText w:val="%7."/>
      <w:lvlJc w:val="left"/>
      <w:pPr>
        <w:ind w:left="5040" w:hanging="360"/>
      </w:pPr>
    </w:lvl>
    <w:lvl w:ilvl="7" w:tplc="8794C336">
      <w:start w:val="1"/>
      <w:numFmt w:val="lowerLetter"/>
      <w:lvlText w:val="%8."/>
      <w:lvlJc w:val="left"/>
      <w:pPr>
        <w:ind w:left="5760" w:hanging="360"/>
      </w:pPr>
    </w:lvl>
    <w:lvl w:ilvl="8" w:tplc="94B68CC8">
      <w:start w:val="1"/>
      <w:numFmt w:val="lowerRoman"/>
      <w:lvlText w:val="%9."/>
      <w:lvlJc w:val="right"/>
      <w:pPr>
        <w:ind w:left="6480" w:hanging="180"/>
      </w:pPr>
    </w:lvl>
  </w:abstractNum>
  <w:abstractNum w:abstractNumId="36" w15:restartNumberingAfterBreak="0">
    <w:nsid w:val="5EF103C5"/>
    <w:multiLevelType w:val="hybridMultilevel"/>
    <w:tmpl w:val="9D96045E"/>
    <w:lvl w:ilvl="0" w:tplc="E4BA4CB8">
      <w:start w:val="1"/>
      <w:numFmt w:val="decimal"/>
      <w:lvlText w:val="%1."/>
      <w:lvlJc w:val="left"/>
      <w:pPr>
        <w:ind w:left="720" w:hanging="360"/>
      </w:pPr>
    </w:lvl>
    <w:lvl w:ilvl="1" w:tplc="7ED89062">
      <w:start w:val="1"/>
      <w:numFmt w:val="lowerLetter"/>
      <w:lvlText w:val="%2."/>
      <w:lvlJc w:val="left"/>
      <w:pPr>
        <w:ind w:left="1440" w:hanging="360"/>
      </w:pPr>
    </w:lvl>
    <w:lvl w:ilvl="2" w:tplc="6D88963E">
      <w:start w:val="1"/>
      <w:numFmt w:val="lowerRoman"/>
      <w:lvlText w:val="%3."/>
      <w:lvlJc w:val="right"/>
      <w:pPr>
        <w:ind w:left="2160" w:hanging="180"/>
      </w:pPr>
    </w:lvl>
    <w:lvl w:ilvl="3" w:tplc="53E87A3E">
      <w:start w:val="1"/>
      <w:numFmt w:val="decimal"/>
      <w:lvlText w:val="%4."/>
      <w:lvlJc w:val="left"/>
      <w:pPr>
        <w:ind w:left="2880" w:hanging="360"/>
      </w:pPr>
    </w:lvl>
    <w:lvl w:ilvl="4" w:tplc="2AC639D4">
      <w:start w:val="1"/>
      <w:numFmt w:val="lowerLetter"/>
      <w:lvlText w:val="%5."/>
      <w:lvlJc w:val="left"/>
      <w:pPr>
        <w:ind w:left="3600" w:hanging="360"/>
      </w:pPr>
    </w:lvl>
    <w:lvl w:ilvl="5" w:tplc="FA52B4FA">
      <w:start w:val="1"/>
      <w:numFmt w:val="lowerRoman"/>
      <w:lvlText w:val="%6."/>
      <w:lvlJc w:val="right"/>
      <w:pPr>
        <w:ind w:left="4320" w:hanging="180"/>
      </w:pPr>
    </w:lvl>
    <w:lvl w:ilvl="6" w:tplc="547462DE">
      <w:start w:val="1"/>
      <w:numFmt w:val="decimal"/>
      <w:lvlText w:val="%7."/>
      <w:lvlJc w:val="left"/>
      <w:pPr>
        <w:ind w:left="5040" w:hanging="360"/>
      </w:pPr>
    </w:lvl>
    <w:lvl w:ilvl="7" w:tplc="630AF7D6">
      <w:start w:val="1"/>
      <w:numFmt w:val="lowerLetter"/>
      <w:lvlText w:val="%8."/>
      <w:lvlJc w:val="left"/>
      <w:pPr>
        <w:ind w:left="5760" w:hanging="360"/>
      </w:pPr>
    </w:lvl>
    <w:lvl w:ilvl="8" w:tplc="4D96E7FE">
      <w:start w:val="1"/>
      <w:numFmt w:val="lowerRoman"/>
      <w:lvlText w:val="%9."/>
      <w:lvlJc w:val="right"/>
      <w:pPr>
        <w:ind w:left="6480" w:hanging="180"/>
      </w:pPr>
    </w:lvl>
  </w:abstractNum>
  <w:abstractNum w:abstractNumId="37" w15:restartNumberingAfterBreak="0">
    <w:nsid w:val="62581DBC"/>
    <w:multiLevelType w:val="multilevel"/>
    <w:tmpl w:val="A6020558"/>
    <w:styleLink w:val="BMSHeadings"/>
    <w:lvl w:ilvl="0">
      <w:start w:val="1"/>
      <w:numFmt w:val="decimal"/>
      <w:lvlText w:val="%1."/>
      <w:lvlJc w:val="left"/>
      <w:pPr>
        <w:tabs>
          <w:tab w:val="num" w:pos="1152"/>
        </w:tabs>
        <w:ind w:left="1152" w:hanging="1152"/>
      </w:pPr>
      <w:rPr>
        <w:rFonts w:hint="default"/>
      </w:rPr>
    </w:lvl>
    <w:lvl w:ilvl="1">
      <w:start w:val="1"/>
      <w:numFmt w:val="decimal"/>
      <w:lvlText w:val="%1.%2"/>
      <w:lvlJc w:val="left"/>
      <w:pPr>
        <w:tabs>
          <w:tab w:val="num" w:pos="1152"/>
        </w:tabs>
        <w:ind w:left="1152" w:hanging="1152"/>
      </w:pPr>
      <w:rPr>
        <w:rFonts w:hint="default"/>
      </w:rPr>
    </w:lvl>
    <w:lvl w:ilvl="2">
      <w:start w:val="1"/>
      <w:numFmt w:val="decimal"/>
      <w:lvlText w:val="%1.%2.%3"/>
      <w:lvlJc w:val="left"/>
      <w:pPr>
        <w:tabs>
          <w:tab w:val="num" w:pos="1152"/>
        </w:tabs>
        <w:ind w:left="1152" w:hanging="1152"/>
      </w:pPr>
      <w:rPr>
        <w:rFonts w:hint="default"/>
      </w:rPr>
    </w:lvl>
    <w:lvl w:ilvl="3">
      <w:start w:val="1"/>
      <w:numFmt w:val="decimal"/>
      <w:lvlText w:val="%1.%2.%3.%4"/>
      <w:lvlJc w:val="left"/>
      <w:pPr>
        <w:tabs>
          <w:tab w:val="num" w:pos="1152"/>
        </w:tabs>
        <w:ind w:left="1152" w:hanging="1152"/>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62FA53F6"/>
    <w:multiLevelType w:val="hybridMultilevel"/>
    <w:tmpl w:val="7C86AA06"/>
    <w:lvl w:ilvl="0" w:tplc="5D561DC4">
      <w:start w:val="1"/>
      <w:numFmt w:val="lowerLetter"/>
      <w:lvlText w:val="%1."/>
      <w:lvlJc w:val="left"/>
      <w:pPr>
        <w:ind w:left="720" w:hanging="360"/>
      </w:pPr>
    </w:lvl>
    <w:lvl w:ilvl="1" w:tplc="47AC1536">
      <w:start w:val="1"/>
      <w:numFmt w:val="lowerLetter"/>
      <w:lvlText w:val="%2."/>
      <w:lvlJc w:val="left"/>
      <w:pPr>
        <w:ind w:left="1440" w:hanging="360"/>
      </w:pPr>
    </w:lvl>
    <w:lvl w:ilvl="2" w:tplc="1C78B1A2">
      <w:start w:val="1"/>
      <w:numFmt w:val="lowerRoman"/>
      <w:lvlText w:val="%3."/>
      <w:lvlJc w:val="right"/>
      <w:pPr>
        <w:ind w:left="2160" w:hanging="180"/>
      </w:pPr>
    </w:lvl>
    <w:lvl w:ilvl="3" w:tplc="109C9AEA">
      <w:start w:val="1"/>
      <w:numFmt w:val="decimal"/>
      <w:lvlText w:val="%4."/>
      <w:lvlJc w:val="left"/>
      <w:pPr>
        <w:ind w:left="2880" w:hanging="360"/>
      </w:pPr>
    </w:lvl>
    <w:lvl w:ilvl="4" w:tplc="7F2A03CE">
      <w:start w:val="1"/>
      <w:numFmt w:val="lowerLetter"/>
      <w:lvlText w:val="%5."/>
      <w:lvlJc w:val="left"/>
      <w:pPr>
        <w:ind w:left="3600" w:hanging="360"/>
      </w:pPr>
    </w:lvl>
    <w:lvl w:ilvl="5" w:tplc="59428A94">
      <w:start w:val="1"/>
      <w:numFmt w:val="lowerRoman"/>
      <w:lvlText w:val="%6."/>
      <w:lvlJc w:val="right"/>
      <w:pPr>
        <w:ind w:left="4320" w:hanging="180"/>
      </w:pPr>
    </w:lvl>
    <w:lvl w:ilvl="6" w:tplc="EEFCFC60">
      <w:start w:val="1"/>
      <w:numFmt w:val="decimal"/>
      <w:lvlText w:val="%7."/>
      <w:lvlJc w:val="left"/>
      <w:pPr>
        <w:ind w:left="5040" w:hanging="360"/>
      </w:pPr>
    </w:lvl>
    <w:lvl w:ilvl="7" w:tplc="92B0D324">
      <w:start w:val="1"/>
      <w:numFmt w:val="lowerLetter"/>
      <w:lvlText w:val="%8."/>
      <w:lvlJc w:val="left"/>
      <w:pPr>
        <w:ind w:left="5760" w:hanging="360"/>
      </w:pPr>
    </w:lvl>
    <w:lvl w:ilvl="8" w:tplc="A6C68588">
      <w:start w:val="1"/>
      <w:numFmt w:val="lowerRoman"/>
      <w:lvlText w:val="%9."/>
      <w:lvlJc w:val="right"/>
      <w:pPr>
        <w:ind w:left="6480" w:hanging="180"/>
      </w:pPr>
    </w:lvl>
  </w:abstractNum>
  <w:abstractNum w:abstractNumId="39" w15:restartNumberingAfterBreak="0">
    <w:nsid w:val="64317D74"/>
    <w:multiLevelType w:val="hybridMultilevel"/>
    <w:tmpl w:val="FFCE4B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498700C"/>
    <w:multiLevelType w:val="hybridMultilevel"/>
    <w:tmpl w:val="B2D05DE4"/>
    <w:lvl w:ilvl="0" w:tplc="D52C9B14">
      <w:start w:val="1"/>
      <w:numFmt w:val="decimal"/>
      <w:pStyle w:val="ListNumber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434088"/>
    <w:multiLevelType w:val="multilevel"/>
    <w:tmpl w:val="14741362"/>
    <w:styleLink w:val="BMSListNumberingMulti"/>
    <w:lvl w:ilvl="0">
      <w:start w:val="1"/>
      <w:numFmt w:val="decimal"/>
      <w:pStyle w:val="BMSListNumber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6802532F"/>
    <w:multiLevelType w:val="multilevel"/>
    <w:tmpl w:val="10443FC4"/>
    <w:name w:val="BMSLabelHeads2"/>
    <w:lvl w:ilvl="0">
      <w:start w:val="1"/>
      <w:numFmt w:val="decimal"/>
      <w:pStyle w:val="BMSLabelingHeading1"/>
      <w:lvlText w:val="%1"/>
      <w:lvlJc w:val="left"/>
      <w:pPr>
        <w:ind w:left="0" w:firstLine="0"/>
      </w:pPr>
      <w:rPr>
        <w:rFonts w:hint="default"/>
      </w:rPr>
    </w:lvl>
    <w:lvl w:ilvl="1">
      <w:start w:val="1"/>
      <w:numFmt w:val="decimal"/>
      <w:pStyle w:val="BMSLabelingHeading2"/>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69B75772"/>
    <w:multiLevelType w:val="multilevel"/>
    <w:tmpl w:val="641C085A"/>
    <w:styleLink w:val="BMSLabelingHeadings"/>
    <w:lvl w:ilvl="0">
      <w:start w:val="1"/>
      <w:numFmt w:val="decimal"/>
      <w:pStyle w:val="BMSLabelingHeading10"/>
      <w:lvlText w:val="%1"/>
      <w:lvlJc w:val="left"/>
      <w:pPr>
        <w:tabs>
          <w:tab w:val="num" w:pos="1152"/>
        </w:tabs>
        <w:ind w:left="0" w:firstLine="0"/>
      </w:pPr>
      <w:rPr>
        <w:rFonts w:hint="default"/>
      </w:rPr>
    </w:lvl>
    <w:lvl w:ilvl="1">
      <w:start w:val="1"/>
      <w:numFmt w:val="decimal"/>
      <w:pStyle w:val="BMSLabelingHeading20"/>
      <w:lvlText w:val="%1.%2"/>
      <w:lvlJc w:val="left"/>
      <w:pPr>
        <w:tabs>
          <w:tab w:val="num" w:pos="1152"/>
        </w:tabs>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6B5D18E2"/>
    <w:multiLevelType w:val="hybridMultilevel"/>
    <w:tmpl w:val="91D041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737B58"/>
    <w:multiLevelType w:val="hybridMultilevel"/>
    <w:tmpl w:val="7FA43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141D96"/>
    <w:multiLevelType w:val="multilevel"/>
    <w:tmpl w:val="63D44A14"/>
    <w:lvl w:ilvl="0">
      <w:start w:val="1"/>
      <w:numFmt w:val="decimal"/>
      <w:pStyle w:val="ListNumber3"/>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7" w15:restartNumberingAfterBreak="0">
    <w:nsid w:val="74CF0A4C"/>
    <w:multiLevelType w:val="hybridMultilevel"/>
    <w:tmpl w:val="2EB4234A"/>
    <w:name w:val="BMSHeadingsMLL23"/>
    <w:lvl w:ilvl="0" w:tplc="817CD96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6CB1915"/>
    <w:multiLevelType w:val="multilevel"/>
    <w:tmpl w:val="A4F4CE2A"/>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E3D3504"/>
    <w:multiLevelType w:val="multilevel"/>
    <w:tmpl w:val="CC66029A"/>
    <w:styleLink w:val="ArticleSection"/>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6"/>
  </w:num>
  <w:num w:numId="2">
    <w:abstractNumId w:val="35"/>
  </w:num>
  <w:num w:numId="3">
    <w:abstractNumId w:val="38"/>
  </w:num>
  <w:num w:numId="4">
    <w:abstractNumId w:val="13"/>
  </w:num>
  <w:num w:numId="5">
    <w:abstractNumId w:val="20"/>
  </w:num>
  <w:num w:numId="6">
    <w:abstractNumId w:val="22"/>
  </w:num>
  <w:num w:numId="7">
    <w:abstractNumId w:val="19"/>
  </w:num>
  <w:num w:numId="8">
    <w:abstractNumId w:val="46"/>
  </w:num>
  <w:num w:numId="9">
    <w:abstractNumId w:val="40"/>
  </w:num>
  <w:num w:numId="10">
    <w:abstractNumId w:val="32"/>
  </w:num>
  <w:num w:numId="11">
    <w:abstractNumId w:val="10"/>
  </w:num>
  <w:num w:numId="12">
    <w:abstractNumId w:val="9"/>
  </w:num>
  <w:num w:numId="13">
    <w:abstractNumId w:val="0"/>
  </w:num>
  <w:num w:numId="14">
    <w:abstractNumId w:val="48"/>
  </w:num>
  <w:num w:numId="15">
    <w:abstractNumId w:val="33"/>
  </w:num>
  <w:num w:numId="16">
    <w:abstractNumId w:val="15"/>
  </w:num>
  <w:num w:numId="17">
    <w:abstractNumId w:val="30"/>
  </w:num>
  <w:num w:numId="18">
    <w:abstractNumId w:val="12"/>
  </w:num>
  <w:num w:numId="19">
    <w:abstractNumId w:val="8"/>
  </w:num>
  <w:num w:numId="20">
    <w:abstractNumId w:val="26"/>
  </w:num>
  <w:num w:numId="21">
    <w:abstractNumId w:val="25"/>
  </w:num>
  <w:num w:numId="22">
    <w:abstractNumId w:val="37"/>
  </w:num>
  <w:num w:numId="23">
    <w:abstractNumId w:val="6"/>
  </w:num>
  <w:num w:numId="24">
    <w:abstractNumId w:val="41"/>
  </w:num>
  <w:num w:numId="25">
    <w:abstractNumId w:val="31"/>
  </w:num>
  <w:num w:numId="26">
    <w:abstractNumId w:val="49"/>
  </w:num>
  <w:num w:numId="27">
    <w:abstractNumId w:val="23"/>
  </w:num>
  <w:num w:numId="28">
    <w:abstractNumId w:val="28"/>
  </w:num>
  <w:num w:numId="2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2"/>
  </w:num>
  <w:num w:numId="31">
    <w:abstractNumId w:val="18"/>
  </w:num>
  <w:num w:numId="32">
    <w:abstractNumId w:val="16"/>
  </w:num>
  <w:num w:numId="33">
    <w:abstractNumId w:val="29"/>
  </w:num>
  <w:num w:numId="34">
    <w:abstractNumId w:val="43"/>
  </w:num>
  <w:num w:numId="35">
    <w:abstractNumId w:val="34"/>
  </w:num>
  <w:num w:numId="36">
    <w:abstractNumId w:val="17"/>
  </w:num>
  <w:num w:numId="37">
    <w:abstractNumId w:val="11"/>
  </w:num>
  <w:num w:numId="38">
    <w:abstractNumId w:val="4"/>
  </w:num>
  <w:num w:numId="39">
    <w:abstractNumId w:val="24"/>
  </w:num>
  <w:num w:numId="40">
    <w:abstractNumId w:val="39"/>
  </w:num>
  <w:num w:numId="41">
    <w:abstractNumId w:val="3"/>
  </w:num>
  <w:num w:numId="42">
    <w:abstractNumId w:val="44"/>
  </w:num>
  <w:num w:numId="43">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7"/>
  </w:num>
  <w:num w:numId="45">
    <w:abstractNumId w:val="45"/>
  </w:num>
  <w:num w:numId="46">
    <w:abstractNumId w:val="2"/>
  </w:num>
  <w:num w:numId="47">
    <w:abstractNumId w:val="14"/>
  </w:num>
  <w:numIdMacAtCleanup w:val="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nyder, Kevin">
    <w15:presenceInfo w15:providerId="AD" w15:userId="S::Kevin.Snyder@fda.gov::9dea32c3-43e2-4ecc-804c-6e524698885b"/>
  </w15:person>
  <w15:person w15:author="Daniel Russo">
    <w15:presenceInfo w15:providerId="Windows Live" w15:userId="470ac7ff02cfb6b3"/>
  </w15:person>
  <w15:person w15:author="Ahmed, C M Sabbir *">
    <w15:presenceInfo w15:providerId="AD" w15:userId="S::CMSabbir.Ahmed@fda.gov::d3b98d5d-3f71-4b70-b73a-0c01888ddbda"/>
  </w15:person>
  <w15:person w15:author="Russo, Daniel *">
    <w15:presenceInfo w15:providerId="AD" w15:userId="S::Daniel.Russo@fda.gov::0e32165b-4f57-45a8-bf4f-8f8d251bafd8"/>
  </w15:person>
  <w15:person w15:author="dan russo">
    <w15:presenceInfo w15:providerId="Windows Live" w15:userId="b7491f154b38e8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trackRevisions/>
  <w:defaultTabStop w:val="720"/>
  <w:characterSpacingControl w:val="doNotCompress"/>
  <w:hdrShapeDefaults>
    <o:shapedefaults v:ext="edit" spidmax="2049"/>
  </w:hdrShapeDefaults>
  <w:footnotePr>
    <w:footnote w:id="-1"/>
    <w:footnote w:id="0"/>
    <w:footnote w:id="1"/>
  </w:footnotePr>
  <w:endnotePr>
    <w:numFmt w:val="decimal"/>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A0MzUzNTEyMjAxNjFQ0lEKTi0uzszPAykwNKkFANmJBhQtAAAA"/>
    <w:docVar w:name="BMSCT_DirtyDocument" w:val="N"/>
    <w:docVar w:name="BMSCT_Labeling" w:val="N"/>
    <w:docVar w:name="BMSCT_StylesUpdated" w:val="N"/>
    <w:docVar w:name="BMSCT_UpdatedStyles" w:val="Y"/>
    <w:docVar w:name="CurrentCoreTemplateVersion" w:val="4.01"/>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fxzdssz8xtas6es9wd5f0scte5sr9tfwtdz&quot;&gt;My EndNote Library&lt;record-ids&gt;&lt;item&gt;1&lt;/item&gt;&lt;/record-ids&gt;&lt;/item&gt;&lt;/Libraries&gt;"/>
    <w:docVar w:name="InitialCoreTemplateVersion" w:val="4.01"/>
  </w:docVars>
  <w:rsids>
    <w:rsidRoot w:val="00F35A30"/>
    <w:rsid w:val="00001F65"/>
    <w:rsid w:val="00001F70"/>
    <w:rsid w:val="00002CFF"/>
    <w:rsid w:val="000030DA"/>
    <w:rsid w:val="0000361D"/>
    <w:rsid w:val="00003D56"/>
    <w:rsid w:val="00003DBE"/>
    <w:rsid w:val="00004EE8"/>
    <w:rsid w:val="00005CAB"/>
    <w:rsid w:val="0000627F"/>
    <w:rsid w:val="00006F1B"/>
    <w:rsid w:val="00007700"/>
    <w:rsid w:val="00012FFB"/>
    <w:rsid w:val="00013149"/>
    <w:rsid w:val="00013244"/>
    <w:rsid w:val="0001350B"/>
    <w:rsid w:val="000142B9"/>
    <w:rsid w:val="00015728"/>
    <w:rsid w:val="00016561"/>
    <w:rsid w:val="00016D3A"/>
    <w:rsid w:val="00016FF7"/>
    <w:rsid w:val="00020185"/>
    <w:rsid w:val="00020AC6"/>
    <w:rsid w:val="00020E2D"/>
    <w:rsid w:val="00021D0E"/>
    <w:rsid w:val="00021F9A"/>
    <w:rsid w:val="000230B3"/>
    <w:rsid w:val="00024253"/>
    <w:rsid w:val="00025A3F"/>
    <w:rsid w:val="00026AC1"/>
    <w:rsid w:val="00027202"/>
    <w:rsid w:val="00027AEC"/>
    <w:rsid w:val="00027DC1"/>
    <w:rsid w:val="000300E0"/>
    <w:rsid w:val="00030C46"/>
    <w:rsid w:val="00032442"/>
    <w:rsid w:val="00032670"/>
    <w:rsid w:val="00032DF2"/>
    <w:rsid w:val="0003328A"/>
    <w:rsid w:val="000338AA"/>
    <w:rsid w:val="00036C52"/>
    <w:rsid w:val="00037195"/>
    <w:rsid w:val="00037AED"/>
    <w:rsid w:val="00037C9B"/>
    <w:rsid w:val="0004221F"/>
    <w:rsid w:val="00042BCD"/>
    <w:rsid w:val="00045322"/>
    <w:rsid w:val="00045944"/>
    <w:rsid w:val="0004677F"/>
    <w:rsid w:val="00046E68"/>
    <w:rsid w:val="00050878"/>
    <w:rsid w:val="00050C84"/>
    <w:rsid w:val="00052258"/>
    <w:rsid w:val="000524AF"/>
    <w:rsid w:val="00052649"/>
    <w:rsid w:val="00052CD9"/>
    <w:rsid w:val="00053A04"/>
    <w:rsid w:val="00053DFE"/>
    <w:rsid w:val="00055CB8"/>
    <w:rsid w:val="00056CA8"/>
    <w:rsid w:val="00056DE8"/>
    <w:rsid w:val="0006058F"/>
    <w:rsid w:val="000611C4"/>
    <w:rsid w:val="0006129D"/>
    <w:rsid w:val="000649ED"/>
    <w:rsid w:val="00064C9F"/>
    <w:rsid w:val="00066163"/>
    <w:rsid w:val="000661B2"/>
    <w:rsid w:val="00066C5E"/>
    <w:rsid w:val="0006792D"/>
    <w:rsid w:val="000710BA"/>
    <w:rsid w:val="000715C9"/>
    <w:rsid w:val="00071767"/>
    <w:rsid w:val="00071BB7"/>
    <w:rsid w:val="00071C28"/>
    <w:rsid w:val="000731B9"/>
    <w:rsid w:val="0007395E"/>
    <w:rsid w:val="00075288"/>
    <w:rsid w:val="00075660"/>
    <w:rsid w:val="00075919"/>
    <w:rsid w:val="00075D11"/>
    <w:rsid w:val="000778EC"/>
    <w:rsid w:val="000803A8"/>
    <w:rsid w:val="000806C4"/>
    <w:rsid w:val="0008122E"/>
    <w:rsid w:val="00081433"/>
    <w:rsid w:val="0008147B"/>
    <w:rsid w:val="00081E3F"/>
    <w:rsid w:val="000826A9"/>
    <w:rsid w:val="00084943"/>
    <w:rsid w:val="0008729D"/>
    <w:rsid w:val="00087704"/>
    <w:rsid w:val="000879B5"/>
    <w:rsid w:val="00090EA7"/>
    <w:rsid w:val="000917D8"/>
    <w:rsid w:val="00091D8F"/>
    <w:rsid w:val="00093876"/>
    <w:rsid w:val="00094795"/>
    <w:rsid w:val="00094E3F"/>
    <w:rsid w:val="0009529D"/>
    <w:rsid w:val="00095C62"/>
    <w:rsid w:val="00095E18"/>
    <w:rsid w:val="00096143"/>
    <w:rsid w:val="000975AE"/>
    <w:rsid w:val="0009774A"/>
    <w:rsid w:val="000978F7"/>
    <w:rsid w:val="00097BFF"/>
    <w:rsid w:val="00097E5C"/>
    <w:rsid w:val="000A03C6"/>
    <w:rsid w:val="000A196F"/>
    <w:rsid w:val="000A1F3B"/>
    <w:rsid w:val="000A232A"/>
    <w:rsid w:val="000A3C99"/>
    <w:rsid w:val="000A3D55"/>
    <w:rsid w:val="000A3E30"/>
    <w:rsid w:val="000A3F61"/>
    <w:rsid w:val="000A4305"/>
    <w:rsid w:val="000A5588"/>
    <w:rsid w:val="000A6151"/>
    <w:rsid w:val="000A6A85"/>
    <w:rsid w:val="000A6BDA"/>
    <w:rsid w:val="000A6C63"/>
    <w:rsid w:val="000A6D56"/>
    <w:rsid w:val="000A6D70"/>
    <w:rsid w:val="000A75B7"/>
    <w:rsid w:val="000A7C52"/>
    <w:rsid w:val="000B2846"/>
    <w:rsid w:val="000B3230"/>
    <w:rsid w:val="000B37D7"/>
    <w:rsid w:val="000B4AA6"/>
    <w:rsid w:val="000B6D4F"/>
    <w:rsid w:val="000B6EB2"/>
    <w:rsid w:val="000B7466"/>
    <w:rsid w:val="000C03D4"/>
    <w:rsid w:val="000C12E8"/>
    <w:rsid w:val="000C344F"/>
    <w:rsid w:val="000C382E"/>
    <w:rsid w:val="000C3843"/>
    <w:rsid w:val="000C3CFB"/>
    <w:rsid w:val="000C7900"/>
    <w:rsid w:val="000C7C01"/>
    <w:rsid w:val="000C7E89"/>
    <w:rsid w:val="000D031C"/>
    <w:rsid w:val="000D0400"/>
    <w:rsid w:val="000D0CFF"/>
    <w:rsid w:val="000D0D75"/>
    <w:rsid w:val="000D13C2"/>
    <w:rsid w:val="000D1A1B"/>
    <w:rsid w:val="000D295A"/>
    <w:rsid w:val="000D2DC3"/>
    <w:rsid w:val="000D2F3A"/>
    <w:rsid w:val="000D3505"/>
    <w:rsid w:val="000D35CE"/>
    <w:rsid w:val="000D3AC7"/>
    <w:rsid w:val="000D436D"/>
    <w:rsid w:val="000D513A"/>
    <w:rsid w:val="000D5BE6"/>
    <w:rsid w:val="000D61B9"/>
    <w:rsid w:val="000D6837"/>
    <w:rsid w:val="000D6DF8"/>
    <w:rsid w:val="000D733A"/>
    <w:rsid w:val="000D7AA9"/>
    <w:rsid w:val="000E0387"/>
    <w:rsid w:val="000E1379"/>
    <w:rsid w:val="000E1D1D"/>
    <w:rsid w:val="000E2D36"/>
    <w:rsid w:val="000E3037"/>
    <w:rsid w:val="000E3AD6"/>
    <w:rsid w:val="000E46E3"/>
    <w:rsid w:val="000E47BA"/>
    <w:rsid w:val="000E5135"/>
    <w:rsid w:val="000E5A6C"/>
    <w:rsid w:val="000E6BEB"/>
    <w:rsid w:val="000E7909"/>
    <w:rsid w:val="000E7B05"/>
    <w:rsid w:val="000E7B22"/>
    <w:rsid w:val="000F089C"/>
    <w:rsid w:val="000F0F70"/>
    <w:rsid w:val="000F1C86"/>
    <w:rsid w:val="000F1F63"/>
    <w:rsid w:val="000F394D"/>
    <w:rsid w:val="000F39CD"/>
    <w:rsid w:val="000F3DA8"/>
    <w:rsid w:val="000F47E2"/>
    <w:rsid w:val="000F4CFF"/>
    <w:rsid w:val="000F5E6B"/>
    <w:rsid w:val="000F63EF"/>
    <w:rsid w:val="000F79C4"/>
    <w:rsid w:val="000F7C25"/>
    <w:rsid w:val="0010165D"/>
    <w:rsid w:val="00101AAD"/>
    <w:rsid w:val="00101AB4"/>
    <w:rsid w:val="00103385"/>
    <w:rsid w:val="001034F5"/>
    <w:rsid w:val="001057E1"/>
    <w:rsid w:val="001066A0"/>
    <w:rsid w:val="001066BE"/>
    <w:rsid w:val="00107739"/>
    <w:rsid w:val="001077E5"/>
    <w:rsid w:val="001100DB"/>
    <w:rsid w:val="0011129A"/>
    <w:rsid w:val="0011129C"/>
    <w:rsid w:val="001112C9"/>
    <w:rsid w:val="001116B1"/>
    <w:rsid w:val="001123CE"/>
    <w:rsid w:val="00112921"/>
    <w:rsid w:val="00112FEB"/>
    <w:rsid w:val="0011303C"/>
    <w:rsid w:val="001134D1"/>
    <w:rsid w:val="00114DB9"/>
    <w:rsid w:val="00114F3A"/>
    <w:rsid w:val="0011521F"/>
    <w:rsid w:val="00115993"/>
    <w:rsid w:val="00121DA8"/>
    <w:rsid w:val="00121F60"/>
    <w:rsid w:val="00121FAE"/>
    <w:rsid w:val="00123057"/>
    <w:rsid w:val="001234F6"/>
    <w:rsid w:val="00123955"/>
    <w:rsid w:val="00124784"/>
    <w:rsid w:val="00124A31"/>
    <w:rsid w:val="00124F91"/>
    <w:rsid w:val="0012538B"/>
    <w:rsid w:val="0012555A"/>
    <w:rsid w:val="001266C8"/>
    <w:rsid w:val="00126C2F"/>
    <w:rsid w:val="0012705F"/>
    <w:rsid w:val="00127B88"/>
    <w:rsid w:val="00130E76"/>
    <w:rsid w:val="00131423"/>
    <w:rsid w:val="00131AAF"/>
    <w:rsid w:val="00131BA9"/>
    <w:rsid w:val="00131EF0"/>
    <w:rsid w:val="001325E2"/>
    <w:rsid w:val="001326D7"/>
    <w:rsid w:val="00132A96"/>
    <w:rsid w:val="00132D2E"/>
    <w:rsid w:val="00132DE3"/>
    <w:rsid w:val="00134210"/>
    <w:rsid w:val="00134E52"/>
    <w:rsid w:val="00134EFB"/>
    <w:rsid w:val="00135653"/>
    <w:rsid w:val="001357D9"/>
    <w:rsid w:val="00137993"/>
    <w:rsid w:val="00137FB9"/>
    <w:rsid w:val="00140116"/>
    <w:rsid w:val="00141F7C"/>
    <w:rsid w:val="00142679"/>
    <w:rsid w:val="00142ADF"/>
    <w:rsid w:val="00142EAF"/>
    <w:rsid w:val="00143F2C"/>
    <w:rsid w:val="00144DB1"/>
    <w:rsid w:val="0014525E"/>
    <w:rsid w:val="001454B0"/>
    <w:rsid w:val="00145811"/>
    <w:rsid w:val="001468CE"/>
    <w:rsid w:val="00146C26"/>
    <w:rsid w:val="001504E2"/>
    <w:rsid w:val="001506D1"/>
    <w:rsid w:val="00150C43"/>
    <w:rsid w:val="00152A57"/>
    <w:rsid w:val="00153295"/>
    <w:rsid w:val="00153CA6"/>
    <w:rsid w:val="00154BF9"/>
    <w:rsid w:val="00156399"/>
    <w:rsid w:val="00157477"/>
    <w:rsid w:val="00157678"/>
    <w:rsid w:val="00160CE3"/>
    <w:rsid w:val="001611BC"/>
    <w:rsid w:val="00161E4F"/>
    <w:rsid w:val="00163D26"/>
    <w:rsid w:val="001641FC"/>
    <w:rsid w:val="00165485"/>
    <w:rsid w:val="00167249"/>
    <w:rsid w:val="00167269"/>
    <w:rsid w:val="00167926"/>
    <w:rsid w:val="001679AF"/>
    <w:rsid w:val="00167BDF"/>
    <w:rsid w:val="001705EB"/>
    <w:rsid w:val="00172552"/>
    <w:rsid w:val="0017374D"/>
    <w:rsid w:val="00174804"/>
    <w:rsid w:val="00174A56"/>
    <w:rsid w:val="0017534F"/>
    <w:rsid w:val="00175EC5"/>
    <w:rsid w:val="001824B5"/>
    <w:rsid w:val="001837E1"/>
    <w:rsid w:val="00183C3B"/>
    <w:rsid w:val="00184929"/>
    <w:rsid w:val="00185082"/>
    <w:rsid w:val="00185549"/>
    <w:rsid w:val="00185B06"/>
    <w:rsid w:val="00185EEB"/>
    <w:rsid w:val="00186385"/>
    <w:rsid w:val="001864CD"/>
    <w:rsid w:val="001870EE"/>
    <w:rsid w:val="00187802"/>
    <w:rsid w:val="001901AC"/>
    <w:rsid w:val="00190525"/>
    <w:rsid w:val="0019057C"/>
    <w:rsid w:val="001919C6"/>
    <w:rsid w:val="001923F5"/>
    <w:rsid w:val="00192E48"/>
    <w:rsid w:val="001941A9"/>
    <w:rsid w:val="00194CB0"/>
    <w:rsid w:val="001957AD"/>
    <w:rsid w:val="00195DD2"/>
    <w:rsid w:val="0019611B"/>
    <w:rsid w:val="00196C76"/>
    <w:rsid w:val="001974AA"/>
    <w:rsid w:val="00197883"/>
    <w:rsid w:val="00197C58"/>
    <w:rsid w:val="001A2031"/>
    <w:rsid w:val="001A2BA1"/>
    <w:rsid w:val="001A353F"/>
    <w:rsid w:val="001A5E1F"/>
    <w:rsid w:val="001A5FCB"/>
    <w:rsid w:val="001A690F"/>
    <w:rsid w:val="001A77C3"/>
    <w:rsid w:val="001A78FE"/>
    <w:rsid w:val="001A7E4A"/>
    <w:rsid w:val="001B00CF"/>
    <w:rsid w:val="001B021E"/>
    <w:rsid w:val="001B0287"/>
    <w:rsid w:val="001B070E"/>
    <w:rsid w:val="001B0960"/>
    <w:rsid w:val="001B17A6"/>
    <w:rsid w:val="001B35F6"/>
    <w:rsid w:val="001B4856"/>
    <w:rsid w:val="001B6A9D"/>
    <w:rsid w:val="001B7C8C"/>
    <w:rsid w:val="001C0A80"/>
    <w:rsid w:val="001C1748"/>
    <w:rsid w:val="001C1B5F"/>
    <w:rsid w:val="001C21D2"/>
    <w:rsid w:val="001C2E3C"/>
    <w:rsid w:val="001C4603"/>
    <w:rsid w:val="001C5305"/>
    <w:rsid w:val="001C5B26"/>
    <w:rsid w:val="001C6011"/>
    <w:rsid w:val="001C60A2"/>
    <w:rsid w:val="001C6158"/>
    <w:rsid w:val="001C61CA"/>
    <w:rsid w:val="001C713E"/>
    <w:rsid w:val="001C773E"/>
    <w:rsid w:val="001C7BBA"/>
    <w:rsid w:val="001D1432"/>
    <w:rsid w:val="001D22F2"/>
    <w:rsid w:val="001D2BBE"/>
    <w:rsid w:val="001D3A83"/>
    <w:rsid w:val="001D3AC9"/>
    <w:rsid w:val="001D3E43"/>
    <w:rsid w:val="001D3F60"/>
    <w:rsid w:val="001D425A"/>
    <w:rsid w:val="001D466B"/>
    <w:rsid w:val="001D500B"/>
    <w:rsid w:val="001D5426"/>
    <w:rsid w:val="001D6355"/>
    <w:rsid w:val="001D651C"/>
    <w:rsid w:val="001D65AB"/>
    <w:rsid w:val="001D6752"/>
    <w:rsid w:val="001E018F"/>
    <w:rsid w:val="001E1828"/>
    <w:rsid w:val="001E185C"/>
    <w:rsid w:val="001E1BC7"/>
    <w:rsid w:val="001E2A84"/>
    <w:rsid w:val="001E2AB6"/>
    <w:rsid w:val="001E63F0"/>
    <w:rsid w:val="001E66BC"/>
    <w:rsid w:val="001E7629"/>
    <w:rsid w:val="001E7CAB"/>
    <w:rsid w:val="001F1686"/>
    <w:rsid w:val="001F2198"/>
    <w:rsid w:val="001F2823"/>
    <w:rsid w:val="001F2921"/>
    <w:rsid w:val="001F2BAF"/>
    <w:rsid w:val="001F4D76"/>
    <w:rsid w:val="001F5399"/>
    <w:rsid w:val="001F551A"/>
    <w:rsid w:val="001F6689"/>
    <w:rsid w:val="001F702C"/>
    <w:rsid w:val="001F75E9"/>
    <w:rsid w:val="001F7973"/>
    <w:rsid w:val="001F7E08"/>
    <w:rsid w:val="00200155"/>
    <w:rsid w:val="00200963"/>
    <w:rsid w:val="00200E64"/>
    <w:rsid w:val="00202195"/>
    <w:rsid w:val="002023B7"/>
    <w:rsid w:val="00202706"/>
    <w:rsid w:val="0020391E"/>
    <w:rsid w:val="00203B7F"/>
    <w:rsid w:val="002048DF"/>
    <w:rsid w:val="00204C7D"/>
    <w:rsid w:val="0020554C"/>
    <w:rsid w:val="002056A6"/>
    <w:rsid w:val="00205D30"/>
    <w:rsid w:val="002061AD"/>
    <w:rsid w:val="00206AC2"/>
    <w:rsid w:val="00210CAD"/>
    <w:rsid w:val="00210FFE"/>
    <w:rsid w:val="0021119B"/>
    <w:rsid w:val="00211641"/>
    <w:rsid w:val="0021170D"/>
    <w:rsid w:val="00211CD5"/>
    <w:rsid w:val="00212715"/>
    <w:rsid w:val="00212B73"/>
    <w:rsid w:val="00212CE6"/>
    <w:rsid w:val="002130BF"/>
    <w:rsid w:val="002131D3"/>
    <w:rsid w:val="002133E7"/>
    <w:rsid w:val="0021645E"/>
    <w:rsid w:val="00217B1D"/>
    <w:rsid w:val="00217B40"/>
    <w:rsid w:val="002222CA"/>
    <w:rsid w:val="002238DD"/>
    <w:rsid w:val="00223EAD"/>
    <w:rsid w:val="0022461A"/>
    <w:rsid w:val="00227467"/>
    <w:rsid w:val="0022756E"/>
    <w:rsid w:val="00227F21"/>
    <w:rsid w:val="00227FCD"/>
    <w:rsid w:val="0023041F"/>
    <w:rsid w:val="00230E68"/>
    <w:rsid w:val="0023188E"/>
    <w:rsid w:val="002318FD"/>
    <w:rsid w:val="00231E7A"/>
    <w:rsid w:val="002329DE"/>
    <w:rsid w:val="002334D8"/>
    <w:rsid w:val="002347C3"/>
    <w:rsid w:val="00234EF8"/>
    <w:rsid w:val="002353F6"/>
    <w:rsid w:val="00236296"/>
    <w:rsid w:val="00236DB1"/>
    <w:rsid w:val="00237BF3"/>
    <w:rsid w:val="00237E22"/>
    <w:rsid w:val="002407A4"/>
    <w:rsid w:val="00240C34"/>
    <w:rsid w:val="00242C0D"/>
    <w:rsid w:val="00242C13"/>
    <w:rsid w:val="002431D0"/>
    <w:rsid w:val="00243D03"/>
    <w:rsid w:val="00244164"/>
    <w:rsid w:val="0024472D"/>
    <w:rsid w:val="00245A56"/>
    <w:rsid w:val="0024632B"/>
    <w:rsid w:val="002471A8"/>
    <w:rsid w:val="00247AD6"/>
    <w:rsid w:val="002507A8"/>
    <w:rsid w:val="00250B7E"/>
    <w:rsid w:val="00250CEC"/>
    <w:rsid w:val="00251D35"/>
    <w:rsid w:val="002527E9"/>
    <w:rsid w:val="00252929"/>
    <w:rsid w:val="0025414D"/>
    <w:rsid w:val="002541CD"/>
    <w:rsid w:val="00255031"/>
    <w:rsid w:val="00255494"/>
    <w:rsid w:val="00255716"/>
    <w:rsid w:val="0025573D"/>
    <w:rsid w:val="002559C3"/>
    <w:rsid w:val="002559C6"/>
    <w:rsid w:val="00256094"/>
    <w:rsid w:val="002561E0"/>
    <w:rsid w:val="00256753"/>
    <w:rsid w:val="00257216"/>
    <w:rsid w:val="0026009B"/>
    <w:rsid w:val="00260368"/>
    <w:rsid w:val="00261B24"/>
    <w:rsid w:val="002620D3"/>
    <w:rsid w:val="0026279D"/>
    <w:rsid w:val="00263238"/>
    <w:rsid w:val="00263AE5"/>
    <w:rsid w:val="0026514A"/>
    <w:rsid w:val="002654EA"/>
    <w:rsid w:val="00265756"/>
    <w:rsid w:val="00265831"/>
    <w:rsid w:val="00265F21"/>
    <w:rsid w:val="002669A5"/>
    <w:rsid w:val="00267CA9"/>
    <w:rsid w:val="00267F9D"/>
    <w:rsid w:val="00270638"/>
    <w:rsid w:val="0027077F"/>
    <w:rsid w:val="002720F5"/>
    <w:rsid w:val="00272FED"/>
    <w:rsid w:val="00273EA9"/>
    <w:rsid w:val="0027665E"/>
    <w:rsid w:val="0027689F"/>
    <w:rsid w:val="002768CE"/>
    <w:rsid w:val="00276C86"/>
    <w:rsid w:val="002773E2"/>
    <w:rsid w:val="00277D7F"/>
    <w:rsid w:val="00280934"/>
    <w:rsid w:val="00281262"/>
    <w:rsid w:val="002821D0"/>
    <w:rsid w:val="002825C4"/>
    <w:rsid w:val="002830A7"/>
    <w:rsid w:val="002840C4"/>
    <w:rsid w:val="00284310"/>
    <w:rsid w:val="002859E2"/>
    <w:rsid w:val="002865CB"/>
    <w:rsid w:val="00287820"/>
    <w:rsid w:val="002905C6"/>
    <w:rsid w:val="002909F8"/>
    <w:rsid w:val="00290D17"/>
    <w:rsid w:val="0029128D"/>
    <w:rsid w:val="00291D6C"/>
    <w:rsid w:val="00292AFE"/>
    <w:rsid w:val="002946F8"/>
    <w:rsid w:val="00294853"/>
    <w:rsid w:val="002950FC"/>
    <w:rsid w:val="0029510C"/>
    <w:rsid w:val="002951EB"/>
    <w:rsid w:val="00296280"/>
    <w:rsid w:val="00297183"/>
    <w:rsid w:val="0029756B"/>
    <w:rsid w:val="002A0B64"/>
    <w:rsid w:val="002A45F0"/>
    <w:rsid w:val="002A47DE"/>
    <w:rsid w:val="002A4FBA"/>
    <w:rsid w:val="002A5A62"/>
    <w:rsid w:val="002A735C"/>
    <w:rsid w:val="002A7F26"/>
    <w:rsid w:val="002B082F"/>
    <w:rsid w:val="002B0AA9"/>
    <w:rsid w:val="002B1AB2"/>
    <w:rsid w:val="002B2E94"/>
    <w:rsid w:val="002B328D"/>
    <w:rsid w:val="002B3C65"/>
    <w:rsid w:val="002B47CA"/>
    <w:rsid w:val="002B5AC1"/>
    <w:rsid w:val="002B6090"/>
    <w:rsid w:val="002B67D3"/>
    <w:rsid w:val="002B7200"/>
    <w:rsid w:val="002B7AC9"/>
    <w:rsid w:val="002C04D1"/>
    <w:rsid w:val="002C0639"/>
    <w:rsid w:val="002C114C"/>
    <w:rsid w:val="002C1D03"/>
    <w:rsid w:val="002C1FBF"/>
    <w:rsid w:val="002C2FEE"/>
    <w:rsid w:val="002C3101"/>
    <w:rsid w:val="002C489E"/>
    <w:rsid w:val="002C4FDF"/>
    <w:rsid w:val="002C5004"/>
    <w:rsid w:val="002C504C"/>
    <w:rsid w:val="002C580D"/>
    <w:rsid w:val="002C5B17"/>
    <w:rsid w:val="002C65CA"/>
    <w:rsid w:val="002C6F3D"/>
    <w:rsid w:val="002C7028"/>
    <w:rsid w:val="002C763C"/>
    <w:rsid w:val="002D0525"/>
    <w:rsid w:val="002D0ED0"/>
    <w:rsid w:val="002D1864"/>
    <w:rsid w:val="002D1AA8"/>
    <w:rsid w:val="002D1B54"/>
    <w:rsid w:val="002D1F42"/>
    <w:rsid w:val="002D28D6"/>
    <w:rsid w:val="002D2D26"/>
    <w:rsid w:val="002D39DF"/>
    <w:rsid w:val="002D3C44"/>
    <w:rsid w:val="002D48A4"/>
    <w:rsid w:val="002D566B"/>
    <w:rsid w:val="002D5698"/>
    <w:rsid w:val="002D5E8F"/>
    <w:rsid w:val="002D5F66"/>
    <w:rsid w:val="002D775E"/>
    <w:rsid w:val="002D7DBE"/>
    <w:rsid w:val="002E0C19"/>
    <w:rsid w:val="002E100E"/>
    <w:rsid w:val="002E10E5"/>
    <w:rsid w:val="002E1C5A"/>
    <w:rsid w:val="002E1FEE"/>
    <w:rsid w:val="002E245D"/>
    <w:rsid w:val="002E3BA9"/>
    <w:rsid w:val="002E4136"/>
    <w:rsid w:val="002E57CC"/>
    <w:rsid w:val="002E581A"/>
    <w:rsid w:val="002E5C37"/>
    <w:rsid w:val="002E76FD"/>
    <w:rsid w:val="002E7F02"/>
    <w:rsid w:val="002F0426"/>
    <w:rsid w:val="002F0D2D"/>
    <w:rsid w:val="002F229F"/>
    <w:rsid w:val="002F3D31"/>
    <w:rsid w:val="002F4281"/>
    <w:rsid w:val="002F480B"/>
    <w:rsid w:val="002F4BFB"/>
    <w:rsid w:val="002F5AA7"/>
    <w:rsid w:val="002F6F5C"/>
    <w:rsid w:val="002F7FAD"/>
    <w:rsid w:val="00300147"/>
    <w:rsid w:val="00302324"/>
    <w:rsid w:val="00302C90"/>
    <w:rsid w:val="003031F1"/>
    <w:rsid w:val="003036F2"/>
    <w:rsid w:val="00303B22"/>
    <w:rsid w:val="0030487D"/>
    <w:rsid w:val="00304A29"/>
    <w:rsid w:val="00304B83"/>
    <w:rsid w:val="00304E85"/>
    <w:rsid w:val="00305C0B"/>
    <w:rsid w:val="003067B1"/>
    <w:rsid w:val="00306F1B"/>
    <w:rsid w:val="00311560"/>
    <w:rsid w:val="00311C35"/>
    <w:rsid w:val="00314211"/>
    <w:rsid w:val="00314641"/>
    <w:rsid w:val="00315428"/>
    <w:rsid w:val="00316060"/>
    <w:rsid w:val="00316127"/>
    <w:rsid w:val="003166C5"/>
    <w:rsid w:val="0031712E"/>
    <w:rsid w:val="003174FE"/>
    <w:rsid w:val="00317721"/>
    <w:rsid w:val="003211C9"/>
    <w:rsid w:val="00321B03"/>
    <w:rsid w:val="00321CF8"/>
    <w:rsid w:val="00322358"/>
    <w:rsid w:val="00322B3B"/>
    <w:rsid w:val="00322C4F"/>
    <w:rsid w:val="00322D67"/>
    <w:rsid w:val="00324A7C"/>
    <w:rsid w:val="00324BE4"/>
    <w:rsid w:val="0032588A"/>
    <w:rsid w:val="00325C38"/>
    <w:rsid w:val="003268B3"/>
    <w:rsid w:val="00326D7D"/>
    <w:rsid w:val="00326D88"/>
    <w:rsid w:val="003274F4"/>
    <w:rsid w:val="00327AC8"/>
    <w:rsid w:val="00330647"/>
    <w:rsid w:val="003310C8"/>
    <w:rsid w:val="0033159A"/>
    <w:rsid w:val="0033254C"/>
    <w:rsid w:val="0033279D"/>
    <w:rsid w:val="00332D65"/>
    <w:rsid w:val="00332E37"/>
    <w:rsid w:val="00333A99"/>
    <w:rsid w:val="00333C75"/>
    <w:rsid w:val="003350ED"/>
    <w:rsid w:val="00335291"/>
    <w:rsid w:val="0033578D"/>
    <w:rsid w:val="00335F9A"/>
    <w:rsid w:val="00335F9E"/>
    <w:rsid w:val="0033652D"/>
    <w:rsid w:val="00337AD0"/>
    <w:rsid w:val="003411BF"/>
    <w:rsid w:val="003424A7"/>
    <w:rsid w:val="00342898"/>
    <w:rsid w:val="00344528"/>
    <w:rsid w:val="00344988"/>
    <w:rsid w:val="003450A8"/>
    <w:rsid w:val="003453A6"/>
    <w:rsid w:val="00345568"/>
    <w:rsid w:val="00345714"/>
    <w:rsid w:val="00346A14"/>
    <w:rsid w:val="00346AA5"/>
    <w:rsid w:val="00346CEC"/>
    <w:rsid w:val="003474FD"/>
    <w:rsid w:val="0034756D"/>
    <w:rsid w:val="00347836"/>
    <w:rsid w:val="00347C40"/>
    <w:rsid w:val="00352788"/>
    <w:rsid w:val="00352C8F"/>
    <w:rsid w:val="003549E8"/>
    <w:rsid w:val="00354FEF"/>
    <w:rsid w:val="00355548"/>
    <w:rsid w:val="00355AE8"/>
    <w:rsid w:val="003560DD"/>
    <w:rsid w:val="003569BB"/>
    <w:rsid w:val="00356B5B"/>
    <w:rsid w:val="00356BB2"/>
    <w:rsid w:val="00356ED7"/>
    <w:rsid w:val="00356FF2"/>
    <w:rsid w:val="00357818"/>
    <w:rsid w:val="00357B33"/>
    <w:rsid w:val="00357BB9"/>
    <w:rsid w:val="0036013B"/>
    <w:rsid w:val="00360DEF"/>
    <w:rsid w:val="00360E52"/>
    <w:rsid w:val="00362670"/>
    <w:rsid w:val="003630B8"/>
    <w:rsid w:val="00363EF2"/>
    <w:rsid w:val="003647B3"/>
    <w:rsid w:val="00365063"/>
    <w:rsid w:val="00365A55"/>
    <w:rsid w:val="00366102"/>
    <w:rsid w:val="003666B9"/>
    <w:rsid w:val="003706C8"/>
    <w:rsid w:val="0037084B"/>
    <w:rsid w:val="00371E99"/>
    <w:rsid w:val="0037233A"/>
    <w:rsid w:val="00372F65"/>
    <w:rsid w:val="00373D72"/>
    <w:rsid w:val="003744AE"/>
    <w:rsid w:val="00374731"/>
    <w:rsid w:val="00376FF0"/>
    <w:rsid w:val="003773D7"/>
    <w:rsid w:val="0037740B"/>
    <w:rsid w:val="003776D6"/>
    <w:rsid w:val="003779E3"/>
    <w:rsid w:val="00381DFC"/>
    <w:rsid w:val="00381F55"/>
    <w:rsid w:val="00382109"/>
    <w:rsid w:val="00382226"/>
    <w:rsid w:val="003823F1"/>
    <w:rsid w:val="00382BAE"/>
    <w:rsid w:val="00383A62"/>
    <w:rsid w:val="00383CA4"/>
    <w:rsid w:val="00384991"/>
    <w:rsid w:val="00384F74"/>
    <w:rsid w:val="00385316"/>
    <w:rsid w:val="0038691C"/>
    <w:rsid w:val="00387F2B"/>
    <w:rsid w:val="003916E1"/>
    <w:rsid w:val="00392397"/>
    <w:rsid w:val="003923D6"/>
    <w:rsid w:val="00392C9F"/>
    <w:rsid w:val="0039346A"/>
    <w:rsid w:val="003946B7"/>
    <w:rsid w:val="00394E61"/>
    <w:rsid w:val="00395333"/>
    <w:rsid w:val="00396FE7"/>
    <w:rsid w:val="003979E7"/>
    <w:rsid w:val="00397E73"/>
    <w:rsid w:val="003A1A2C"/>
    <w:rsid w:val="003A1E24"/>
    <w:rsid w:val="003A2A1B"/>
    <w:rsid w:val="003A39DE"/>
    <w:rsid w:val="003A47BE"/>
    <w:rsid w:val="003A47BF"/>
    <w:rsid w:val="003A5A4C"/>
    <w:rsid w:val="003A5A9A"/>
    <w:rsid w:val="003A5DFF"/>
    <w:rsid w:val="003B0C30"/>
    <w:rsid w:val="003B13A1"/>
    <w:rsid w:val="003B21AD"/>
    <w:rsid w:val="003B255E"/>
    <w:rsid w:val="003B2D4B"/>
    <w:rsid w:val="003B3487"/>
    <w:rsid w:val="003B358F"/>
    <w:rsid w:val="003B3618"/>
    <w:rsid w:val="003B38DD"/>
    <w:rsid w:val="003B69DE"/>
    <w:rsid w:val="003B6AF9"/>
    <w:rsid w:val="003B7029"/>
    <w:rsid w:val="003B71FC"/>
    <w:rsid w:val="003B744B"/>
    <w:rsid w:val="003B7AC8"/>
    <w:rsid w:val="003C00F9"/>
    <w:rsid w:val="003C03B9"/>
    <w:rsid w:val="003C0BE8"/>
    <w:rsid w:val="003C1271"/>
    <w:rsid w:val="003C28D4"/>
    <w:rsid w:val="003C36A6"/>
    <w:rsid w:val="003C3889"/>
    <w:rsid w:val="003C43F9"/>
    <w:rsid w:val="003C50F8"/>
    <w:rsid w:val="003C5864"/>
    <w:rsid w:val="003C6323"/>
    <w:rsid w:val="003C6A3D"/>
    <w:rsid w:val="003C741D"/>
    <w:rsid w:val="003C79A3"/>
    <w:rsid w:val="003C7C2B"/>
    <w:rsid w:val="003D074D"/>
    <w:rsid w:val="003D272A"/>
    <w:rsid w:val="003D33C2"/>
    <w:rsid w:val="003D3F6E"/>
    <w:rsid w:val="003D41F7"/>
    <w:rsid w:val="003D4C9E"/>
    <w:rsid w:val="003D5181"/>
    <w:rsid w:val="003D5858"/>
    <w:rsid w:val="003D707A"/>
    <w:rsid w:val="003D72DF"/>
    <w:rsid w:val="003E04A7"/>
    <w:rsid w:val="003E0E0F"/>
    <w:rsid w:val="003E170A"/>
    <w:rsid w:val="003E1B65"/>
    <w:rsid w:val="003E23D2"/>
    <w:rsid w:val="003E36BE"/>
    <w:rsid w:val="003E472D"/>
    <w:rsid w:val="003E503A"/>
    <w:rsid w:val="003E61B7"/>
    <w:rsid w:val="003E625B"/>
    <w:rsid w:val="003E6339"/>
    <w:rsid w:val="003E67BA"/>
    <w:rsid w:val="003E6982"/>
    <w:rsid w:val="003F0501"/>
    <w:rsid w:val="003F0C32"/>
    <w:rsid w:val="003F1EEA"/>
    <w:rsid w:val="003F3B9B"/>
    <w:rsid w:val="003F3D96"/>
    <w:rsid w:val="003F48BC"/>
    <w:rsid w:val="003F52D0"/>
    <w:rsid w:val="003F5405"/>
    <w:rsid w:val="003F5C29"/>
    <w:rsid w:val="003F7226"/>
    <w:rsid w:val="00401216"/>
    <w:rsid w:val="00401F3B"/>
    <w:rsid w:val="00402EAF"/>
    <w:rsid w:val="00403186"/>
    <w:rsid w:val="00403495"/>
    <w:rsid w:val="00404319"/>
    <w:rsid w:val="00404487"/>
    <w:rsid w:val="00404EEF"/>
    <w:rsid w:val="004053D6"/>
    <w:rsid w:val="00405692"/>
    <w:rsid w:val="0040600F"/>
    <w:rsid w:val="00406B58"/>
    <w:rsid w:val="00407120"/>
    <w:rsid w:val="00407347"/>
    <w:rsid w:val="00412D48"/>
    <w:rsid w:val="00413B77"/>
    <w:rsid w:val="00414715"/>
    <w:rsid w:val="00414B44"/>
    <w:rsid w:val="00416104"/>
    <w:rsid w:val="004174BA"/>
    <w:rsid w:val="0041752F"/>
    <w:rsid w:val="00417DFD"/>
    <w:rsid w:val="0042055E"/>
    <w:rsid w:val="004205B4"/>
    <w:rsid w:val="00420976"/>
    <w:rsid w:val="00421280"/>
    <w:rsid w:val="004213A0"/>
    <w:rsid w:val="004215C5"/>
    <w:rsid w:val="00421850"/>
    <w:rsid w:val="004218C2"/>
    <w:rsid w:val="00421D63"/>
    <w:rsid w:val="00422620"/>
    <w:rsid w:val="0042316D"/>
    <w:rsid w:val="00423E48"/>
    <w:rsid w:val="0042403E"/>
    <w:rsid w:val="0042498C"/>
    <w:rsid w:val="004255D3"/>
    <w:rsid w:val="00426967"/>
    <w:rsid w:val="0042739D"/>
    <w:rsid w:val="00430066"/>
    <w:rsid w:val="004304AC"/>
    <w:rsid w:val="004306BE"/>
    <w:rsid w:val="00430C30"/>
    <w:rsid w:val="004315BC"/>
    <w:rsid w:val="004323FC"/>
    <w:rsid w:val="00432D46"/>
    <w:rsid w:val="004332A7"/>
    <w:rsid w:val="00433732"/>
    <w:rsid w:val="00433971"/>
    <w:rsid w:val="00433BB6"/>
    <w:rsid w:val="00433C93"/>
    <w:rsid w:val="004343D0"/>
    <w:rsid w:val="004348DF"/>
    <w:rsid w:val="004352B1"/>
    <w:rsid w:val="00435939"/>
    <w:rsid w:val="00435DAB"/>
    <w:rsid w:val="0043688D"/>
    <w:rsid w:val="00436931"/>
    <w:rsid w:val="00436F6C"/>
    <w:rsid w:val="0044072A"/>
    <w:rsid w:val="00441268"/>
    <w:rsid w:val="0044134E"/>
    <w:rsid w:val="0044143C"/>
    <w:rsid w:val="0044242B"/>
    <w:rsid w:val="004429BD"/>
    <w:rsid w:val="0044426F"/>
    <w:rsid w:val="00445A78"/>
    <w:rsid w:val="00446D32"/>
    <w:rsid w:val="00447E21"/>
    <w:rsid w:val="004508DE"/>
    <w:rsid w:val="00450DBF"/>
    <w:rsid w:val="00450EE8"/>
    <w:rsid w:val="004510F4"/>
    <w:rsid w:val="0045193B"/>
    <w:rsid w:val="00451ACE"/>
    <w:rsid w:val="00452711"/>
    <w:rsid w:val="0045331A"/>
    <w:rsid w:val="0045484F"/>
    <w:rsid w:val="00454DE8"/>
    <w:rsid w:val="004552B7"/>
    <w:rsid w:val="004553AF"/>
    <w:rsid w:val="0045541B"/>
    <w:rsid w:val="00456230"/>
    <w:rsid w:val="0045642B"/>
    <w:rsid w:val="004571E2"/>
    <w:rsid w:val="00460E0E"/>
    <w:rsid w:val="00461446"/>
    <w:rsid w:val="00461509"/>
    <w:rsid w:val="004616B9"/>
    <w:rsid w:val="00461A06"/>
    <w:rsid w:val="00461E0F"/>
    <w:rsid w:val="00462E96"/>
    <w:rsid w:val="00463FE2"/>
    <w:rsid w:val="004658D0"/>
    <w:rsid w:val="00466F26"/>
    <w:rsid w:val="004670B4"/>
    <w:rsid w:val="004674E0"/>
    <w:rsid w:val="00467D81"/>
    <w:rsid w:val="00472302"/>
    <w:rsid w:val="00473115"/>
    <w:rsid w:val="00473B13"/>
    <w:rsid w:val="00473DAE"/>
    <w:rsid w:val="00473E0F"/>
    <w:rsid w:val="0047575F"/>
    <w:rsid w:val="00475C84"/>
    <w:rsid w:val="00475F0B"/>
    <w:rsid w:val="00476624"/>
    <w:rsid w:val="00477D98"/>
    <w:rsid w:val="004802C8"/>
    <w:rsid w:val="00480CAF"/>
    <w:rsid w:val="00481B42"/>
    <w:rsid w:val="00482B0D"/>
    <w:rsid w:val="00483B69"/>
    <w:rsid w:val="0048502A"/>
    <w:rsid w:val="0048660B"/>
    <w:rsid w:val="00490587"/>
    <w:rsid w:val="0049059F"/>
    <w:rsid w:val="00490B80"/>
    <w:rsid w:val="004916A8"/>
    <w:rsid w:val="004928EA"/>
    <w:rsid w:val="0049454F"/>
    <w:rsid w:val="00495ABA"/>
    <w:rsid w:val="00496988"/>
    <w:rsid w:val="00496A0A"/>
    <w:rsid w:val="00496BE5"/>
    <w:rsid w:val="00496D8B"/>
    <w:rsid w:val="004A03DC"/>
    <w:rsid w:val="004A0554"/>
    <w:rsid w:val="004A0993"/>
    <w:rsid w:val="004A1490"/>
    <w:rsid w:val="004A1781"/>
    <w:rsid w:val="004A1859"/>
    <w:rsid w:val="004A18D3"/>
    <w:rsid w:val="004A1BA8"/>
    <w:rsid w:val="004A24B9"/>
    <w:rsid w:val="004A276C"/>
    <w:rsid w:val="004A2C25"/>
    <w:rsid w:val="004A32D6"/>
    <w:rsid w:val="004A3EC3"/>
    <w:rsid w:val="004A45FE"/>
    <w:rsid w:val="004A4884"/>
    <w:rsid w:val="004A4CA6"/>
    <w:rsid w:val="004A66E2"/>
    <w:rsid w:val="004A678E"/>
    <w:rsid w:val="004A68D7"/>
    <w:rsid w:val="004A724B"/>
    <w:rsid w:val="004A745F"/>
    <w:rsid w:val="004A7685"/>
    <w:rsid w:val="004B1102"/>
    <w:rsid w:val="004B19C0"/>
    <w:rsid w:val="004B1ED8"/>
    <w:rsid w:val="004B26CA"/>
    <w:rsid w:val="004B2BBD"/>
    <w:rsid w:val="004B2D1C"/>
    <w:rsid w:val="004B360A"/>
    <w:rsid w:val="004B3F31"/>
    <w:rsid w:val="004B42B3"/>
    <w:rsid w:val="004B52D1"/>
    <w:rsid w:val="004B5EBB"/>
    <w:rsid w:val="004B698A"/>
    <w:rsid w:val="004C105B"/>
    <w:rsid w:val="004C109B"/>
    <w:rsid w:val="004C1817"/>
    <w:rsid w:val="004C1A74"/>
    <w:rsid w:val="004C2174"/>
    <w:rsid w:val="004C2F82"/>
    <w:rsid w:val="004C3B64"/>
    <w:rsid w:val="004C3D01"/>
    <w:rsid w:val="004C3F0C"/>
    <w:rsid w:val="004C447E"/>
    <w:rsid w:val="004C4BA8"/>
    <w:rsid w:val="004C4C79"/>
    <w:rsid w:val="004C5971"/>
    <w:rsid w:val="004C5D03"/>
    <w:rsid w:val="004C69E4"/>
    <w:rsid w:val="004C7284"/>
    <w:rsid w:val="004C7DFC"/>
    <w:rsid w:val="004C7F28"/>
    <w:rsid w:val="004D0B50"/>
    <w:rsid w:val="004D18C3"/>
    <w:rsid w:val="004D1F45"/>
    <w:rsid w:val="004D2147"/>
    <w:rsid w:val="004D4A60"/>
    <w:rsid w:val="004D4AE9"/>
    <w:rsid w:val="004D5472"/>
    <w:rsid w:val="004D60DF"/>
    <w:rsid w:val="004D628B"/>
    <w:rsid w:val="004D6673"/>
    <w:rsid w:val="004D6FB5"/>
    <w:rsid w:val="004D7385"/>
    <w:rsid w:val="004D79C0"/>
    <w:rsid w:val="004E0554"/>
    <w:rsid w:val="004E0812"/>
    <w:rsid w:val="004E0994"/>
    <w:rsid w:val="004E3C77"/>
    <w:rsid w:val="004E3DAF"/>
    <w:rsid w:val="004E43D5"/>
    <w:rsid w:val="004E4446"/>
    <w:rsid w:val="004E5075"/>
    <w:rsid w:val="004E5220"/>
    <w:rsid w:val="004E5314"/>
    <w:rsid w:val="004E538C"/>
    <w:rsid w:val="004E63FE"/>
    <w:rsid w:val="004E6F1F"/>
    <w:rsid w:val="004F06AC"/>
    <w:rsid w:val="004F0C48"/>
    <w:rsid w:val="004F1128"/>
    <w:rsid w:val="004F1984"/>
    <w:rsid w:val="004F1C4E"/>
    <w:rsid w:val="004F21EE"/>
    <w:rsid w:val="004F221E"/>
    <w:rsid w:val="004F2452"/>
    <w:rsid w:val="004F2D8E"/>
    <w:rsid w:val="004F2F13"/>
    <w:rsid w:val="004F4023"/>
    <w:rsid w:val="004F55ED"/>
    <w:rsid w:val="004F6DDF"/>
    <w:rsid w:val="004F7308"/>
    <w:rsid w:val="004F7506"/>
    <w:rsid w:val="004F7CA5"/>
    <w:rsid w:val="005019E2"/>
    <w:rsid w:val="00501A7F"/>
    <w:rsid w:val="005024D0"/>
    <w:rsid w:val="00502C11"/>
    <w:rsid w:val="00503691"/>
    <w:rsid w:val="00503ED1"/>
    <w:rsid w:val="0050579B"/>
    <w:rsid w:val="00505C55"/>
    <w:rsid w:val="00505DF2"/>
    <w:rsid w:val="00506820"/>
    <w:rsid w:val="0050794F"/>
    <w:rsid w:val="00510AA5"/>
    <w:rsid w:val="00510ED2"/>
    <w:rsid w:val="00511847"/>
    <w:rsid w:val="00512584"/>
    <w:rsid w:val="005126F1"/>
    <w:rsid w:val="00515B1E"/>
    <w:rsid w:val="00515C6C"/>
    <w:rsid w:val="00515D62"/>
    <w:rsid w:val="00517B1E"/>
    <w:rsid w:val="00520A9F"/>
    <w:rsid w:val="00521EE2"/>
    <w:rsid w:val="0052270B"/>
    <w:rsid w:val="00522772"/>
    <w:rsid w:val="00523066"/>
    <w:rsid w:val="005230B5"/>
    <w:rsid w:val="0052478A"/>
    <w:rsid w:val="00524D68"/>
    <w:rsid w:val="00525603"/>
    <w:rsid w:val="00525C71"/>
    <w:rsid w:val="00526DE3"/>
    <w:rsid w:val="0053068D"/>
    <w:rsid w:val="00531F79"/>
    <w:rsid w:val="005347C9"/>
    <w:rsid w:val="00535722"/>
    <w:rsid w:val="005367A3"/>
    <w:rsid w:val="0053798F"/>
    <w:rsid w:val="00543217"/>
    <w:rsid w:val="005444C4"/>
    <w:rsid w:val="00544862"/>
    <w:rsid w:val="00544945"/>
    <w:rsid w:val="00544990"/>
    <w:rsid w:val="00545B23"/>
    <w:rsid w:val="00545DBD"/>
    <w:rsid w:val="00546E2B"/>
    <w:rsid w:val="00547A3F"/>
    <w:rsid w:val="0055054D"/>
    <w:rsid w:val="0055097C"/>
    <w:rsid w:val="0055128C"/>
    <w:rsid w:val="005523D0"/>
    <w:rsid w:val="005541BD"/>
    <w:rsid w:val="0055453B"/>
    <w:rsid w:val="005545BE"/>
    <w:rsid w:val="00555135"/>
    <w:rsid w:val="00555568"/>
    <w:rsid w:val="005564CB"/>
    <w:rsid w:val="005569AC"/>
    <w:rsid w:val="00557343"/>
    <w:rsid w:val="005607A6"/>
    <w:rsid w:val="00560932"/>
    <w:rsid w:val="0056158B"/>
    <w:rsid w:val="00562440"/>
    <w:rsid w:val="00563C37"/>
    <w:rsid w:val="0056490D"/>
    <w:rsid w:val="00565748"/>
    <w:rsid w:val="00566C5C"/>
    <w:rsid w:val="00566D54"/>
    <w:rsid w:val="00566E9C"/>
    <w:rsid w:val="005677B4"/>
    <w:rsid w:val="00567947"/>
    <w:rsid w:val="00570750"/>
    <w:rsid w:val="00571342"/>
    <w:rsid w:val="00571B28"/>
    <w:rsid w:val="005726A6"/>
    <w:rsid w:val="00572BA3"/>
    <w:rsid w:val="00572BE5"/>
    <w:rsid w:val="00572E17"/>
    <w:rsid w:val="00572EC4"/>
    <w:rsid w:val="0057363E"/>
    <w:rsid w:val="00573FDB"/>
    <w:rsid w:val="00574454"/>
    <w:rsid w:val="00574501"/>
    <w:rsid w:val="005746CF"/>
    <w:rsid w:val="0057477F"/>
    <w:rsid w:val="00576448"/>
    <w:rsid w:val="00576F94"/>
    <w:rsid w:val="00580F04"/>
    <w:rsid w:val="00581B26"/>
    <w:rsid w:val="005824BC"/>
    <w:rsid w:val="0058255B"/>
    <w:rsid w:val="005826F6"/>
    <w:rsid w:val="00582F7D"/>
    <w:rsid w:val="00583541"/>
    <w:rsid w:val="005849D5"/>
    <w:rsid w:val="00584A0E"/>
    <w:rsid w:val="005851AA"/>
    <w:rsid w:val="005852EB"/>
    <w:rsid w:val="00585AA1"/>
    <w:rsid w:val="00585ABB"/>
    <w:rsid w:val="0058749D"/>
    <w:rsid w:val="0058792F"/>
    <w:rsid w:val="00590232"/>
    <w:rsid w:val="005912B9"/>
    <w:rsid w:val="00591929"/>
    <w:rsid w:val="005919C2"/>
    <w:rsid w:val="00591D6A"/>
    <w:rsid w:val="00593342"/>
    <w:rsid w:val="00594AA7"/>
    <w:rsid w:val="005957C2"/>
    <w:rsid w:val="0059657D"/>
    <w:rsid w:val="0059784F"/>
    <w:rsid w:val="0059787A"/>
    <w:rsid w:val="005A054A"/>
    <w:rsid w:val="005A068D"/>
    <w:rsid w:val="005A0DB9"/>
    <w:rsid w:val="005A1016"/>
    <w:rsid w:val="005A11A9"/>
    <w:rsid w:val="005A15A9"/>
    <w:rsid w:val="005A2487"/>
    <w:rsid w:val="005A426D"/>
    <w:rsid w:val="005A6034"/>
    <w:rsid w:val="005A683C"/>
    <w:rsid w:val="005B38E0"/>
    <w:rsid w:val="005B3A6E"/>
    <w:rsid w:val="005B3D33"/>
    <w:rsid w:val="005B53C8"/>
    <w:rsid w:val="005B68D5"/>
    <w:rsid w:val="005B6A49"/>
    <w:rsid w:val="005B772D"/>
    <w:rsid w:val="005C01EC"/>
    <w:rsid w:val="005C0F5B"/>
    <w:rsid w:val="005C1127"/>
    <w:rsid w:val="005C1745"/>
    <w:rsid w:val="005C1987"/>
    <w:rsid w:val="005C242C"/>
    <w:rsid w:val="005C24C1"/>
    <w:rsid w:val="005C2890"/>
    <w:rsid w:val="005C2E3C"/>
    <w:rsid w:val="005C395B"/>
    <w:rsid w:val="005C3EAD"/>
    <w:rsid w:val="005C3F6F"/>
    <w:rsid w:val="005C45DD"/>
    <w:rsid w:val="005C4A43"/>
    <w:rsid w:val="005C5577"/>
    <w:rsid w:val="005C5723"/>
    <w:rsid w:val="005C5839"/>
    <w:rsid w:val="005C5BD6"/>
    <w:rsid w:val="005C6191"/>
    <w:rsid w:val="005D05A8"/>
    <w:rsid w:val="005D2F12"/>
    <w:rsid w:val="005D37DC"/>
    <w:rsid w:val="005D3FF5"/>
    <w:rsid w:val="005D4491"/>
    <w:rsid w:val="005D4699"/>
    <w:rsid w:val="005D5AF8"/>
    <w:rsid w:val="005D5E3B"/>
    <w:rsid w:val="005D60E3"/>
    <w:rsid w:val="005D63C2"/>
    <w:rsid w:val="005D643B"/>
    <w:rsid w:val="005D68FB"/>
    <w:rsid w:val="005D6F3D"/>
    <w:rsid w:val="005D75E2"/>
    <w:rsid w:val="005D7D52"/>
    <w:rsid w:val="005E11CF"/>
    <w:rsid w:val="005E1BDA"/>
    <w:rsid w:val="005E22EA"/>
    <w:rsid w:val="005E2485"/>
    <w:rsid w:val="005E28D4"/>
    <w:rsid w:val="005E29AD"/>
    <w:rsid w:val="005E35BC"/>
    <w:rsid w:val="005E4D9B"/>
    <w:rsid w:val="005E5BDC"/>
    <w:rsid w:val="005E61E5"/>
    <w:rsid w:val="005E68CE"/>
    <w:rsid w:val="005E6B7F"/>
    <w:rsid w:val="005E7443"/>
    <w:rsid w:val="005E7640"/>
    <w:rsid w:val="005F00DC"/>
    <w:rsid w:val="005F1A98"/>
    <w:rsid w:val="005F2646"/>
    <w:rsid w:val="005F2776"/>
    <w:rsid w:val="005F2961"/>
    <w:rsid w:val="005F2E7D"/>
    <w:rsid w:val="005F3868"/>
    <w:rsid w:val="005F4092"/>
    <w:rsid w:val="005F45EE"/>
    <w:rsid w:val="005F4F1D"/>
    <w:rsid w:val="005F5F97"/>
    <w:rsid w:val="005F6598"/>
    <w:rsid w:val="006001FB"/>
    <w:rsid w:val="00600802"/>
    <w:rsid w:val="0060096D"/>
    <w:rsid w:val="00601366"/>
    <w:rsid w:val="006013FF"/>
    <w:rsid w:val="00601DE7"/>
    <w:rsid w:val="0060235A"/>
    <w:rsid w:val="00602F2B"/>
    <w:rsid w:val="006032AA"/>
    <w:rsid w:val="00603CEA"/>
    <w:rsid w:val="00604F64"/>
    <w:rsid w:val="00605EF3"/>
    <w:rsid w:val="00607741"/>
    <w:rsid w:val="006101E6"/>
    <w:rsid w:val="006106BA"/>
    <w:rsid w:val="00610B22"/>
    <w:rsid w:val="0061121F"/>
    <w:rsid w:val="0061232E"/>
    <w:rsid w:val="00613515"/>
    <w:rsid w:val="006138BC"/>
    <w:rsid w:val="00613E15"/>
    <w:rsid w:val="006145C6"/>
    <w:rsid w:val="00614B3C"/>
    <w:rsid w:val="00614B5D"/>
    <w:rsid w:val="00616D05"/>
    <w:rsid w:val="00617C26"/>
    <w:rsid w:val="00620B93"/>
    <w:rsid w:val="00620CC5"/>
    <w:rsid w:val="00620FEF"/>
    <w:rsid w:val="006228D9"/>
    <w:rsid w:val="00622B9B"/>
    <w:rsid w:val="00622EC1"/>
    <w:rsid w:val="006244F3"/>
    <w:rsid w:val="00624566"/>
    <w:rsid w:val="00624711"/>
    <w:rsid w:val="00626A96"/>
    <w:rsid w:val="00627DD7"/>
    <w:rsid w:val="00627E34"/>
    <w:rsid w:val="00630515"/>
    <w:rsid w:val="006315F1"/>
    <w:rsid w:val="006321FC"/>
    <w:rsid w:val="006335B5"/>
    <w:rsid w:val="00633AA3"/>
    <w:rsid w:val="00634146"/>
    <w:rsid w:val="006346B3"/>
    <w:rsid w:val="006353A2"/>
    <w:rsid w:val="0063543E"/>
    <w:rsid w:val="006358F9"/>
    <w:rsid w:val="00635EF3"/>
    <w:rsid w:val="00636002"/>
    <w:rsid w:val="006362F1"/>
    <w:rsid w:val="006369D1"/>
    <w:rsid w:val="006374ED"/>
    <w:rsid w:val="006376A0"/>
    <w:rsid w:val="00641E1B"/>
    <w:rsid w:val="00642612"/>
    <w:rsid w:val="00642812"/>
    <w:rsid w:val="00642FA9"/>
    <w:rsid w:val="00643DC5"/>
    <w:rsid w:val="00644AF6"/>
    <w:rsid w:val="00644D89"/>
    <w:rsid w:val="0064562C"/>
    <w:rsid w:val="00646551"/>
    <w:rsid w:val="006479F7"/>
    <w:rsid w:val="00647C21"/>
    <w:rsid w:val="00647F7C"/>
    <w:rsid w:val="00650E69"/>
    <w:rsid w:val="00651B03"/>
    <w:rsid w:val="00651F38"/>
    <w:rsid w:val="00652452"/>
    <w:rsid w:val="0065296B"/>
    <w:rsid w:val="006535B6"/>
    <w:rsid w:val="00654131"/>
    <w:rsid w:val="0065541F"/>
    <w:rsid w:val="00655792"/>
    <w:rsid w:val="006559BA"/>
    <w:rsid w:val="0065625E"/>
    <w:rsid w:val="00657297"/>
    <w:rsid w:val="006572C2"/>
    <w:rsid w:val="006574D5"/>
    <w:rsid w:val="00660981"/>
    <w:rsid w:val="006640BA"/>
    <w:rsid w:val="006640BB"/>
    <w:rsid w:val="00664262"/>
    <w:rsid w:val="0066469D"/>
    <w:rsid w:val="0066520E"/>
    <w:rsid w:val="0066610F"/>
    <w:rsid w:val="00667786"/>
    <w:rsid w:val="00667D50"/>
    <w:rsid w:val="00670B04"/>
    <w:rsid w:val="00670B36"/>
    <w:rsid w:val="006729F9"/>
    <w:rsid w:val="00672A39"/>
    <w:rsid w:val="00672A8F"/>
    <w:rsid w:val="00672E5C"/>
    <w:rsid w:val="006759B5"/>
    <w:rsid w:val="00675B31"/>
    <w:rsid w:val="00676AE4"/>
    <w:rsid w:val="006778BD"/>
    <w:rsid w:val="00677991"/>
    <w:rsid w:val="0068020C"/>
    <w:rsid w:val="00680DC6"/>
    <w:rsid w:val="00681C25"/>
    <w:rsid w:val="0068257A"/>
    <w:rsid w:val="00682888"/>
    <w:rsid w:val="006831B6"/>
    <w:rsid w:val="0068376B"/>
    <w:rsid w:val="006862C1"/>
    <w:rsid w:val="006874EE"/>
    <w:rsid w:val="006876D6"/>
    <w:rsid w:val="006878E9"/>
    <w:rsid w:val="00687A43"/>
    <w:rsid w:val="00687DEB"/>
    <w:rsid w:val="006906D0"/>
    <w:rsid w:val="00690A40"/>
    <w:rsid w:val="00691AD5"/>
    <w:rsid w:val="00692B5C"/>
    <w:rsid w:val="00693277"/>
    <w:rsid w:val="0069329B"/>
    <w:rsid w:val="00693506"/>
    <w:rsid w:val="006937F0"/>
    <w:rsid w:val="00694553"/>
    <w:rsid w:val="00694B5C"/>
    <w:rsid w:val="00694F50"/>
    <w:rsid w:val="00695243"/>
    <w:rsid w:val="00695B64"/>
    <w:rsid w:val="00696260"/>
    <w:rsid w:val="006A0363"/>
    <w:rsid w:val="006A0738"/>
    <w:rsid w:val="006A2CA0"/>
    <w:rsid w:val="006A3530"/>
    <w:rsid w:val="006A4282"/>
    <w:rsid w:val="006A4D66"/>
    <w:rsid w:val="006A52DC"/>
    <w:rsid w:val="006A599B"/>
    <w:rsid w:val="006A60EF"/>
    <w:rsid w:val="006A6E5A"/>
    <w:rsid w:val="006A6E92"/>
    <w:rsid w:val="006A713F"/>
    <w:rsid w:val="006A714C"/>
    <w:rsid w:val="006A7F77"/>
    <w:rsid w:val="006B0BBF"/>
    <w:rsid w:val="006B0CBF"/>
    <w:rsid w:val="006B1A03"/>
    <w:rsid w:val="006B2AB4"/>
    <w:rsid w:val="006B2FE3"/>
    <w:rsid w:val="006B30F2"/>
    <w:rsid w:val="006B4196"/>
    <w:rsid w:val="006B464D"/>
    <w:rsid w:val="006B5CED"/>
    <w:rsid w:val="006B7BEB"/>
    <w:rsid w:val="006C0A7A"/>
    <w:rsid w:val="006C0D0E"/>
    <w:rsid w:val="006C0E5B"/>
    <w:rsid w:val="006C13AD"/>
    <w:rsid w:val="006C26E9"/>
    <w:rsid w:val="006C34FA"/>
    <w:rsid w:val="006C3C80"/>
    <w:rsid w:val="006C3F57"/>
    <w:rsid w:val="006C4C83"/>
    <w:rsid w:val="006C4EEC"/>
    <w:rsid w:val="006C55D6"/>
    <w:rsid w:val="006C5980"/>
    <w:rsid w:val="006C67AE"/>
    <w:rsid w:val="006C6A78"/>
    <w:rsid w:val="006C7A36"/>
    <w:rsid w:val="006C7D10"/>
    <w:rsid w:val="006C7FE8"/>
    <w:rsid w:val="006D189E"/>
    <w:rsid w:val="006D23F1"/>
    <w:rsid w:val="006D2AFA"/>
    <w:rsid w:val="006D2F19"/>
    <w:rsid w:val="006D6530"/>
    <w:rsid w:val="006D6863"/>
    <w:rsid w:val="006D6CEF"/>
    <w:rsid w:val="006E0D6E"/>
    <w:rsid w:val="006E0E30"/>
    <w:rsid w:val="006E2A03"/>
    <w:rsid w:val="006E2BEA"/>
    <w:rsid w:val="006E30EF"/>
    <w:rsid w:val="006E37C1"/>
    <w:rsid w:val="006E38BE"/>
    <w:rsid w:val="006E3B1E"/>
    <w:rsid w:val="006E3CFF"/>
    <w:rsid w:val="006E46D0"/>
    <w:rsid w:val="006E46F6"/>
    <w:rsid w:val="006E4E4F"/>
    <w:rsid w:val="006E6649"/>
    <w:rsid w:val="006E6915"/>
    <w:rsid w:val="006E6936"/>
    <w:rsid w:val="006E697C"/>
    <w:rsid w:val="006E6D67"/>
    <w:rsid w:val="006F0127"/>
    <w:rsid w:val="006F0E1D"/>
    <w:rsid w:val="006F12BA"/>
    <w:rsid w:val="006F227D"/>
    <w:rsid w:val="006F2F69"/>
    <w:rsid w:val="006F377A"/>
    <w:rsid w:val="006F5143"/>
    <w:rsid w:val="0070118C"/>
    <w:rsid w:val="007013B6"/>
    <w:rsid w:val="00702FEB"/>
    <w:rsid w:val="0070322A"/>
    <w:rsid w:val="00703AAF"/>
    <w:rsid w:val="007044C5"/>
    <w:rsid w:val="00704C1E"/>
    <w:rsid w:val="0070659A"/>
    <w:rsid w:val="00707464"/>
    <w:rsid w:val="00707B86"/>
    <w:rsid w:val="00710411"/>
    <w:rsid w:val="00710F47"/>
    <w:rsid w:val="00711E60"/>
    <w:rsid w:val="00712E90"/>
    <w:rsid w:val="007137C9"/>
    <w:rsid w:val="007145EC"/>
    <w:rsid w:val="007148DA"/>
    <w:rsid w:val="00714A90"/>
    <w:rsid w:val="007160C4"/>
    <w:rsid w:val="007162C4"/>
    <w:rsid w:val="007178D2"/>
    <w:rsid w:val="00717915"/>
    <w:rsid w:val="00720F66"/>
    <w:rsid w:val="0072147F"/>
    <w:rsid w:val="0072171D"/>
    <w:rsid w:val="00721D5F"/>
    <w:rsid w:val="00722193"/>
    <w:rsid w:val="00722380"/>
    <w:rsid w:val="00722BE1"/>
    <w:rsid w:val="00722EE5"/>
    <w:rsid w:val="0072305E"/>
    <w:rsid w:val="007232FE"/>
    <w:rsid w:val="00724345"/>
    <w:rsid w:val="00724519"/>
    <w:rsid w:val="00724A3D"/>
    <w:rsid w:val="007260B9"/>
    <w:rsid w:val="0072699A"/>
    <w:rsid w:val="00730213"/>
    <w:rsid w:val="007305B4"/>
    <w:rsid w:val="00730BBE"/>
    <w:rsid w:val="00731B88"/>
    <w:rsid w:val="007333E6"/>
    <w:rsid w:val="0073457E"/>
    <w:rsid w:val="007346AB"/>
    <w:rsid w:val="00734E42"/>
    <w:rsid w:val="00735820"/>
    <w:rsid w:val="00735FFC"/>
    <w:rsid w:val="00736035"/>
    <w:rsid w:val="007360D6"/>
    <w:rsid w:val="00736A7D"/>
    <w:rsid w:val="00737EA2"/>
    <w:rsid w:val="007417D2"/>
    <w:rsid w:val="007426F1"/>
    <w:rsid w:val="0074459D"/>
    <w:rsid w:val="00744784"/>
    <w:rsid w:val="00745087"/>
    <w:rsid w:val="00745EFD"/>
    <w:rsid w:val="007461B5"/>
    <w:rsid w:val="00746356"/>
    <w:rsid w:val="0074707F"/>
    <w:rsid w:val="00751720"/>
    <w:rsid w:val="00753712"/>
    <w:rsid w:val="00753B77"/>
    <w:rsid w:val="00753EB8"/>
    <w:rsid w:val="007546F5"/>
    <w:rsid w:val="00754D18"/>
    <w:rsid w:val="00755157"/>
    <w:rsid w:val="007559B5"/>
    <w:rsid w:val="0075752F"/>
    <w:rsid w:val="007608A3"/>
    <w:rsid w:val="007616A9"/>
    <w:rsid w:val="00762AB4"/>
    <w:rsid w:val="0076455C"/>
    <w:rsid w:val="00764DDF"/>
    <w:rsid w:val="00764E15"/>
    <w:rsid w:val="00765BD9"/>
    <w:rsid w:val="007667C0"/>
    <w:rsid w:val="0077072D"/>
    <w:rsid w:val="00771787"/>
    <w:rsid w:val="00771CED"/>
    <w:rsid w:val="00773B3B"/>
    <w:rsid w:val="00773EA9"/>
    <w:rsid w:val="007749FD"/>
    <w:rsid w:val="00774DB8"/>
    <w:rsid w:val="00774F2C"/>
    <w:rsid w:val="007766B4"/>
    <w:rsid w:val="00776D34"/>
    <w:rsid w:val="00777786"/>
    <w:rsid w:val="00780ABB"/>
    <w:rsid w:val="00780AC6"/>
    <w:rsid w:val="00780FA2"/>
    <w:rsid w:val="00781149"/>
    <w:rsid w:val="0078281C"/>
    <w:rsid w:val="00783C81"/>
    <w:rsid w:val="007840B9"/>
    <w:rsid w:val="007847E8"/>
    <w:rsid w:val="007848BC"/>
    <w:rsid w:val="00784FB1"/>
    <w:rsid w:val="007851FF"/>
    <w:rsid w:val="00787B6E"/>
    <w:rsid w:val="00787C68"/>
    <w:rsid w:val="00787FA2"/>
    <w:rsid w:val="0079296D"/>
    <w:rsid w:val="0079353A"/>
    <w:rsid w:val="007938E9"/>
    <w:rsid w:val="00795140"/>
    <w:rsid w:val="00795C92"/>
    <w:rsid w:val="00796075"/>
    <w:rsid w:val="00797057"/>
    <w:rsid w:val="0079788C"/>
    <w:rsid w:val="00797E5E"/>
    <w:rsid w:val="007A0DAC"/>
    <w:rsid w:val="007A0E30"/>
    <w:rsid w:val="007A1400"/>
    <w:rsid w:val="007A1826"/>
    <w:rsid w:val="007A286C"/>
    <w:rsid w:val="007A292E"/>
    <w:rsid w:val="007A2E98"/>
    <w:rsid w:val="007A34BB"/>
    <w:rsid w:val="007A401A"/>
    <w:rsid w:val="007A63F9"/>
    <w:rsid w:val="007A7C11"/>
    <w:rsid w:val="007A7CEE"/>
    <w:rsid w:val="007B017C"/>
    <w:rsid w:val="007B1BB4"/>
    <w:rsid w:val="007B318D"/>
    <w:rsid w:val="007B343E"/>
    <w:rsid w:val="007B347A"/>
    <w:rsid w:val="007B48F6"/>
    <w:rsid w:val="007B4A5C"/>
    <w:rsid w:val="007B4AB9"/>
    <w:rsid w:val="007B5886"/>
    <w:rsid w:val="007B5B26"/>
    <w:rsid w:val="007B5E1A"/>
    <w:rsid w:val="007B64FE"/>
    <w:rsid w:val="007B6E5F"/>
    <w:rsid w:val="007B6EB5"/>
    <w:rsid w:val="007C0D9A"/>
    <w:rsid w:val="007C1441"/>
    <w:rsid w:val="007C14B4"/>
    <w:rsid w:val="007C1848"/>
    <w:rsid w:val="007C198C"/>
    <w:rsid w:val="007C1B87"/>
    <w:rsid w:val="007C3D6B"/>
    <w:rsid w:val="007C4C0E"/>
    <w:rsid w:val="007C5D86"/>
    <w:rsid w:val="007C5DC4"/>
    <w:rsid w:val="007C6BFF"/>
    <w:rsid w:val="007C71EA"/>
    <w:rsid w:val="007C7494"/>
    <w:rsid w:val="007C788B"/>
    <w:rsid w:val="007C7C53"/>
    <w:rsid w:val="007C7EA3"/>
    <w:rsid w:val="007D0A6D"/>
    <w:rsid w:val="007D0ACA"/>
    <w:rsid w:val="007D0D74"/>
    <w:rsid w:val="007D226E"/>
    <w:rsid w:val="007D26FD"/>
    <w:rsid w:val="007D2EC5"/>
    <w:rsid w:val="007D5E3F"/>
    <w:rsid w:val="007D5EDC"/>
    <w:rsid w:val="007D631A"/>
    <w:rsid w:val="007D65C9"/>
    <w:rsid w:val="007D6F56"/>
    <w:rsid w:val="007D70AC"/>
    <w:rsid w:val="007D7A1E"/>
    <w:rsid w:val="007E2119"/>
    <w:rsid w:val="007E215E"/>
    <w:rsid w:val="007E3218"/>
    <w:rsid w:val="007E4585"/>
    <w:rsid w:val="007F1B0E"/>
    <w:rsid w:val="007F257D"/>
    <w:rsid w:val="007F3570"/>
    <w:rsid w:val="007F40C0"/>
    <w:rsid w:val="007F4580"/>
    <w:rsid w:val="007F4ECD"/>
    <w:rsid w:val="007F4EEA"/>
    <w:rsid w:val="007F5B02"/>
    <w:rsid w:val="007F7453"/>
    <w:rsid w:val="007F7E4D"/>
    <w:rsid w:val="00800AA8"/>
    <w:rsid w:val="008020B2"/>
    <w:rsid w:val="00802E88"/>
    <w:rsid w:val="00804148"/>
    <w:rsid w:val="0080455E"/>
    <w:rsid w:val="00804992"/>
    <w:rsid w:val="008058EF"/>
    <w:rsid w:val="0080672E"/>
    <w:rsid w:val="00807122"/>
    <w:rsid w:val="008074AA"/>
    <w:rsid w:val="00807E86"/>
    <w:rsid w:val="008100E0"/>
    <w:rsid w:val="00810C3A"/>
    <w:rsid w:val="008112D4"/>
    <w:rsid w:val="00811CBA"/>
    <w:rsid w:val="008127C9"/>
    <w:rsid w:val="00812ABC"/>
    <w:rsid w:val="008137BD"/>
    <w:rsid w:val="00813A03"/>
    <w:rsid w:val="008140E5"/>
    <w:rsid w:val="00814608"/>
    <w:rsid w:val="00814D1F"/>
    <w:rsid w:val="008161A1"/>
    <w:rsid w:val="0081644A"/>
    <w:rsid w:val="008175C5"/>
    <w:rsid w:val="00817932"/>
    <w:rsid w:val="00817F09"/>
    <w:rsid w:val="008200D2"/>
    <w:rsid w:val="00820380"/>
    <w:rsid w:val="00821467"/>
    <w:rsid w:val="008214B2"/>
    <w:rsid w:val="0082215E"/>
    <w:rsid w:val="008222CF"/>
    <w:rsid w:val="0082423C"/>
    <w:rsid w:val="00825898"/>
    <w:rsid w:val="00825D47"/>
    <w:rsid w:val="00825ED9"/>
    <w:rsid w:val="00826A01"/>
    <w:rsid w:val="00826BC4"/>
    <w:rsid w:val="00826BCE"/>
    <w:rsid w:val="00826EB2"/>
    <w:rsid w:val="00827924"/>
    <w:rsid w:val="00831519"/>
    <w:rsid w:val="008327E4"/>
    <w:rsid w:val="00832E42"/>
    <w:rsid w:val="00833539"/>
    <w:rsid w:val="0083480C"/>
    <w:rsid w:val="008352AE"/>
    <w:rsid w:val="0083657D"/>
    <w:rsid w:val="0084076D"/>
    <w:rsid w:val="00841811"/>
    <w:rsid w:val="00841F30"/>
    <w:rsid w:val="00841F55"/>
    <w:rsid w:val="0084228E"/>
    <w:rsid w:val="00842385"/>
    <w:rsid w:val="00843560"/>
    <w:rsid w:val="0084368C"/>
    <w:rsid w:val="00843A31"/>
    <w:rsid w:val="00843D6D"/>
    <w:rsid w:val="00844200"/>
    <w:rsid w:val="00844306"/>
    <w:rsid w:val="0084462E"/>
    <w:rsid w:val="008446E3"/>
    <w:rsid w:val="008452EC"/>
    <w:rsid w:val="0084533E"/>
    <w:rsid w:val="00845447"/>
    <w:rsid w:val="00845965"/>
    <w:rsid w:val="00846FBB"/>
    <w:rsid w:val="00847EDC"/>
    <w:rsid w:val="0085112F"/>
    <w:rsid w:val="00851623"/>
    <w:rsid w:val="00851745"/>
    <w:rsid w:val="00851C6A"/>
    <w:rsid w:val="00852988"/>
    <w:rsid w:val="00853005"/>
    <w:rsid w:val="0085390A"/>
    <w:rsid w:val="00854557"/>
    <w:rsid w:val="008545A7"/>
    <w:rsid w:val="00855151"/>
    <w:rsid w:val="00855266"/>
    <w:rsid w:val="00855F7A"/>
    <w:rsid w:val="0085679C"/>
    <w:rsid w:val="008567EF"/>
    <w:rsid w:val="00856899"/>
    <w:rsid w:val="008603A1"/>
    <w:rsid w:val="00860E4D"/>
    <w:rsid w:val="00861298"/>
    <w:rsid w:val="00863756"/>
    <w:rsid w:val="00863E1D"/>
    <w:rsid w:val="00863EBC"/>
    <w:rsid w:val="00864AD0"/>
    <w:rsid w:val="00864D24"/>
    <w:rsid w:val="00865248"/>
    <w:rsid w:val="008656A9"/>
    <w:rsid w:val="008656FB"/>
    <w:rsid w:val="0086584D"/>
    <w:rsid w:val="00866216"/>
    <w:rsid w:val="00866D16"/>
    <w:rsid w:val="008673A8"/>
    <w:rsid w:val="008700A9"/>
    <w:rsid w:val="00870311"/>
    <w:rsid w:val="00871205"/>
    <w:rsid w:val="008713AD"/>
    <w:rsid w:val="008713D8"/>
    <w:rsid w:val="00872471"/>
    <w:rsid w:val="00873091"/>
    <w:rsid w:val="00873A70"/>
    <w:rsid w:val="008741AE"/>
    <w:rsid w:val="008744AC"/>
    <w:rsid w:val="008744D5"/>
    <w:rsid w:val="00874F21"/>
    <w:rsid w:val="00875C62"/>
    <w:rsid w:val="0087650F"/>
    <w:rsid w:val="00876886"/>
    <w:rsid w:val="00877C23"/>
    <w:rsid w:val="00881E05"/>
    <w:rsid w:val="00884E42"/>
    <w:rsid w:val="00885637"/>
    <w:rsid w:val="00885975"/>
    <w:rsid w:val="00885AF6"/>
    <w:rsid w:val="00886109"/>
    <w:rsid w:val="00886D21"/>
    <w:rsid w:val="008873CD"/>
    <w:rsid w:val="00887533"/>
    <w:rsid w:val="00887A38"/>
    <w:rsid w:val="0089137A"/>
    <w:rsid w:val="00891BFD"/>
    <w:rsid w:val="0089294C"/>
    <w:rsid w:val="008929B3"/>
    <w:rsid w:val="00893447"/>
    <w:rsid w:val="008952EB"/>
    <w:rsid w:val="0089560B"/>
    <w:rsid w:val="0089677D"/>
    <w:rsid w:val="00896A0A"/>
    <w:rsid w:val="00897247"/>
    <w:rsid w:val="008A0594"/>
    <w:rsid w:val="008A0871"/>
    <w:rsid w:val="008A0C58"/>
    <w:rsid w:val="008A0F76"/>
    <w:rsid w:val="008A11ED"/>
    <w:rsid w:val="008A128E"/>
    <w:rsid w:val="008A1940"/>
    <w:rsid w:val="008A2294"/>
    <w:rsid w:val="008A531F"/>
    <w:rsid w:val="008A5AF5"/>
    <w:rsid w:val="008A696F"/>
    <w:rsid w:val="008A6A10"/>
    <w:rsid w:val="008A6AD8"/>
    <w:rsid w:val="008A73DC"/>
    <w:rsid w:val="008A73E1"/>
    <w:rsid w:val="008A7A0D"/>
    <w:rsid w:val="008A7A6D"/>
    <w:rsid w:val="008B035E"/>
    <w:rsid w:val="008B03F7"/>
    <w:rsid w:val="008B2117"/>
    <w:rsid w:val="008B3AC0"/>
    <w:rsid w:val="008B41A7"/>
    <w:rsid w:val="008B599F"/>
    <w:rsid w:val="008B6A25"/>
    <w:rsid w:val="008B76A4"/>
    <w:rsid w:val="008B79A0"/>
    <w:rsid w:val="008C1352"/>
    <w:rsid w:val="008C34CF"/>
    <w:rsid w:val="008C37AE"/>
    <w:rsid w:val="008C3BD7"/>
    <w:rsid w:val="008C5F13"/>
    <w:rsid w:val="008C6ADE"/>
    <w:rsid w:val="008C6DC9"/>
    <w:rsid w:val="008D0777"/>
    <w:rsid w:val="008D0A18"/>
    <w:rsid w:val="008D0E48"/>
    <w:rsid w:val="008D1014"/>
    <w:rsid w:val="008D1FF4"/>
    <w:rsid w:val="008D3BF8"/>
    <w:rsid w:val="008D5B03"/>
    <w:rsid w:val="008D63DA"/>
    <w:rsid w:val="008D7AAF"/>
    <w:rsid w:val="008E02E6"/>
    <w:rsid w:val="008E067F"/>
    <w:rsid w:val="008E2138"/>
    <w:rsid w:val="008E3066"/>
    <w:rsid w:val="008E3582"/>
    <w:rsid w:val="008E3C2F"/>
    <w:rsid w:val="008E3CE5"/>
    <w:rsid w:val="008E3F4D"/>
    <w:rsid w:val="008E41CA"/>
    <w:rsid w:val="008E7999"/>
    <w:rsid w:val="008F0818"/>
    <w:rsid w:val="008F1531"/>
    <w:rsid w:val="008F1922"/>
    <w:rsid w:val="008F1C9E"/>
    <w:rsid w:val="008F3746"/>
    <w:rsid w:val="008F4BFC"/>
    <w:rsid w:val="008F5771"/>
    <w:rsid w:val="008F5FEC"/>
    <w:rsid w:val="00900156"/>
    <w:rsid w:val="009002DC"/>
    <w:rsid w:val="00900BBF"/>
    <w:rsid w:val="0090153D"/>
    <w:rsid w:val="009015E4"/>
    <w:rsid w:val="00901684"/>
    <w:rsid w:val="009016EA"/>
    <w:rsid w:val="00901ED1"/>
    <w:rsid w:val="00903435"/>
    <w:rsid w:val="009034E6"/>
    <w:rsid w:val="00903F4A"/>
    <w:rsid w:val="00904D54"/>
    <w:rsid w:val="00904F0A"/>
    <w:rsid w:val="00905224"/>
    <w:rsid w:val="009053DC"/>
    <w:rsid w:val="00906693"/>
    <w:rsid w:val="0090698C"/>
    <w:rsid w:val="009070AC"/>
    <w:rsid w:val="009079D2"/>
    <w:rsid w:val="00910AC5"/>
    <w:rsid w:val="009119B8"/>
    <w:rsid w:val="00911ABF"/>
    <w:rsid w:val="0091229A"/>
    <w:rsid w:val="009124D6"/>
    <w:rsid w:val="0091347F"/>
    <w:rsid w:val="0091348A"/>
    <w:rsid w:val="00913697"/>
    <w:rsid w:val="00913E12"/>
    <w:rsid w:val="00914DE9"/>
    <w:rsid w:val="00915BCC"/>
    <w:rsid w:val="00917537"/>
    <w:rsid w:val="00917914"/>
    <w:rsid w:val="0091C2C0"/>
    <w:rsid w:val="00920447"/>
    <w:rsid w:val="00921C21"/>
    <w:rsid w:val="009228D7"/>
    <w:rsid w:val="00922CEA"/>
    <w:rsid w:val="00923688"/>
    <w:rsid w:val="00925125"/>
    <w:rsid w:val="00925867"/>
    <w:rsid w:val="009262F6"/>
    <w:rsid w:val="009263F4"/>
    <w:rsid w:val="00926F4D"/>
    <w:rsid w:val="009309C4"/>
    <w:rsid w:val="00930E46"/>
    <w:rsid w:val="00930EE0"/>
    <w:rsid w:val="009319ED"/>
    <w:rsid w:val="00931A4E"/>
    <w:rsid w:val="00931D7A"/>
    <w:rsid w:val="00932304"/>
    <w:rsid w:val="00933604"/>
    <w:rsid w:val="00933BAD"/>
    <w:rsid w:val="00934437"/>
    <w:rsid w:val="00934E11"/>
    <w:rsid w:val="00935482"/>
    <w:rsid w:val="00937E4C"/>
    <w:rsid w:val="00940A67"/>
    <w:rsid w:val="00941570"/>
    <w:rsid w:val="009417CA"/>
    <w:rsid w:val="0094430D"/>
    <w:rsid w:val="009445AF"/>
    <w:rsid w:val="009449CD"/>
    <w:rsid w:val="00945072"/>
    <w:rsid w:val="00945A21"/>
    <w:rsid w:val="00945BF8"/>
    <w:rsid w:val="009469DC"/>
    <w:rsid w:val="009476F5"/>
    <w:rsid w:val="00947C9F"/>
    <w:rsid w:val="00947DD0"/>
    <w:rsid w:val="009515AB"/>
    <w:rsid w:val="00951826"/>
    <w:rsid w:val="00951C4F"/>
    <w:rsid w:val="00952C9B"/>
    <w:rsid w:val="009537D8"/>
    <w:rsid w:val="00954072"/>
    <w:rsid w:val="009565E1"/>
    <w:rsid w:val="00960B16"/>
    <w:rsid w:val="00961162"/>
    <w:rsid w:val="0096129A"/>
    <w:rsid w:val="009614BB"/>
    <w:rsid w:val="00961D2A"/>
    <w:rsid w:val="00962393"/>
    <w:rsid w:val="00962B80"/>
    <w:rsid w:val="00962E42"/>
    <w:rsid w:val="00964D07"/>
    <w:rsid w:val="00966C7A"/>
    <w:rsid w:val="00967B5D"/>
    <w:rsid w:val="009721F6"/>
    <w:rsid w:val="00972349"/>
    <w:rsid w:val="0097246A"/>
    <w:rsid w:val="009734D0"/>
    <w:rsid w:val="00973BE7"/>
    <w:rsid w:val="00973ECC"/>
    <w:rsid w:val="0097484E"/>
    <w:rsid w:val="00974A26"/>
    <w:rsid w:val="009754DA"/>
    <w:rsid w:val="009757BE"/>
    <w:rsid w:val="00975B86"/>
    <w:rsid w:val="009763CA"/>
    <w:rsid w:val="0097660D"/>
    <w:rsid w:val="00976B53"/>
    <w:rsid w:val="00981014"/>
    <w:rsid w:val="0098215A"/>
    <w:rsid w:val="009822B0"/>
    <w:rsid w:val="00983062"/>
    <w:rsid w:val="009833CC"/>
    <w:rsid w:val="00983588"/>
    <w:rsid w:val="00984244"/>
    <w:rsid w:val="00984F83"/>
    <w:rsid w:val="0098691F"/>
    <w:rsid w:val="009874EB"/>
    <w:rsid w:val="00987E2A"/>
    <w:rsid w:val="0099025F"/>
    <w:rsid w:val="00990379"/>
    <w:rsid w:val="009903C5"/>
    <w:rsid w:val="00990B1D"/>
    <w:rsid w:val="00991B25"/>
    <w:rsid w:val="00991F53"/>
    <w:rsid w:val="00992247"/>
    <w:rsid w:val="00992363"/>
    <w:rsid w:val="00992459"/>
    <w:rsid w:val="009927D4"/>
    <w:rsid w:val="009937C9"/>
    <w:rsid w:val="00994CFA"/>
    <w:rsid w:val="00995228"/>
    <w:rsid w:val="0099543B"/>
    <w:rsid w:val="00995A1E"/>
    <w:rsid w:val="00995E49"/>
    <w:rsid w:val="00995EC8"/>
    <w:rsid w:val="00997477"/>
    <w:rsid w:val="00997829"/>
    <w:rsid w:val="009A0EC4"/>
    <w:rsid w:val="009A13C8"/>
    <w:rsid w:val="009A1564"/>
    <w:rsid w:val="009A35B8"/>
    <w:rsid w:val="009A3ADE"/>
    <w:rsid w:val="009A430E"/>
    <w:rsid w:val="009A58DE"/>
    <w:rsid w:val="009A5F6B"/>
    <w:rsid w:val="009A621D"/>
    <w:rsid w:val="009A63E2"/>
    <w:rsid w:val="009A794F"/>
    <w:rsid w:val="009B047D"/>
    <w:rsid w:val="009B16BC"/>
    <w:rsid w:val="009B1A76"/>
    <w:rsid w:val="009B1E02"/>
    <w:rsid w:val="009B1FDD"/>
    <w:rsid w:val="009B20E4"/>
    <w:rsid w:val="009B273B"/>
    <w:rsid w:val="009B2B89"/>
    <w:rsid w:val="009B2EAF"/>
    <w:rsid w:val="009B3492"/>
    <w:rsid w:val="009B3522"/>
    <w:rsid w:val="009B3BA5"/>
    <w:rsid w:val="009B40D4"/>
    <w:rsid w:val="009B41F3"/>
    <w:rsid w:val="009B42B2"/>
    <w:rsid w:val="009B4388"/>
    <w:rsid w:val="009B4A6B"/>
    <w:rsid w:val="009B4C1C"/>
    <w:rsid w:val="009B5D02"/>
    <w:rsid w:val="009B6595"/>
    <w:rsid w:val="009B772F"/>
    <w:rsid w:val="009C0357"/>
    <w:rsid w:val="009C0F91"/>
    <w:rsid w:val="009C108D"/>
    <w:rsid w:val="009C2E13"/>
    <w:rsid w:val="009C2FA8"/>
    <w:rsid w:val="009C4D45"/>
    <w:rsid w:val="009C6E8E"/>
    <w:rsid w:val="009C77E7"/>
    <w:rsid w:val="009C7D53"/>
    <w:rsid w:val="009D07AB"/>
    <w:rsid w:val="009D0830"/>
    <w:rsid w:val="009D1078"/>
    <w:rsid w:val="009D16BC"/>
    <w:rsid w:val="009D19D1"/>
    <w:rsid w:val="009D2B4F"/>
    <w:rsid w:val="009D538E"/>
    <w:rsid w:val="009D5A16"/>
    <w:rsid w:val="009D683B"/>
    <w:rsid w:val="009D6C1E"/>
    <w:rsid w:val="009D6D20"/>
    <w:rsid w:val="009D6E45"/>
    <w:rsid w:val="009D6F67"/>
    <w:rsid w:val="009D72C1"/>
    <w:rsid w:val="009D73CC"/>
    <w:rsid w:val="009E0842"/>
    <w:rsid w:val="009E0AE9"/>
    <w:rsid w:val="009E0D0D"/>
    <w:rsid w:val="009E1950"/>
    <w:rsid w:val="009E1A17"/>
    <w:rsid w:val="009E2860"/>
    <w:rsid w:val="009E2FD8"/>
    <w:rsid w:val="009E31F7"/>
    <w:rsid w:val="009E37FD"/>
    <w:rsid w:val="009E4557"/>
    <w:rsid w:val="009E5602"/>
    <w:rsid w:val="009E57AC"/>
    <w:rsid w:val="009E68E5"/>
    <w:rsid w:val="009E6AD9"/>
    <w:rsid w:val="009E6D0B"/>
    <w:rsid w:val="009E70D2"/>
    <w:rsid w:val="009E726A"/>
    <w:rsid w:val="009E7C1C"/>
    <w:rsid w:val="009E7D7D"/>
    <w:rsid w:val="009F0977"/>
    <w:rsid w:val="009F0A45"/>
    <w:rsid w:val="009F1386"/>
    <w:rsid w:val="009F13CB"/>
    <w:rsid w:val="009F14A1"/>
    <w:rsid w:val="009F3487"/>
    <w:rsid w:val="009F41BC"/>
    <w:rsid w:val="009F54D1"/>
    <w:rsid w:val="009F726A"/>
    <w:rsid w:val="009F76CC"/>
    <w:rsid w:val="00A00139"/>
    <w:rsid w:val="00A00773"/>
    <w:rsid w:val="00A0172C"/>
    <w:rsid w:val="00A01B70"/>
    <w:rsid w:val="00A01FC5"/>
    <w:rsid w:val="00A0316F"/>
    <w:rsid w:val="00A0317E"/>
    <w:rsid w:val="00A046A2"/>
    <w:rsid w:val="00A0575A"/>
    <w:rsid w:val="00A05AEE"/>
    <w:rsid w:val="00A05EFE"/>
    <w:rsid w:val="00A06595"/>
    <w:rsid w:val="00A06FF0"/>
    <w:rsid w:val="00A11144"/>
    <w:rsid w:val="00A114BF"/>
    <w:rsid w:val="00A11921"/>
    <w:rsid w:val="00A11F65"/>
    <w:rsid w:val="00A13136"/>
    <w:rsid w:val="00A157D0"/>
    <w:rsid w:val="00A15B0F"/>
    <w:rsid w:val="00A15BB6"/>
    <w:rsid w:val="00A160BC"/>
    <w:rsid w:val="00A1687F"/>
    <w:rsid w:val="00A16895"/>
    <w:rsid w:val="00A16AD9"/>
    <w:rsid w:val="00A16B7D"/>
    <w:rsid w:val="00A17460"/>
    <w:rsid w:val="00A17BD5"/>
    <w:rsid w:val="00A20D30"/>
    <w:rsid w:val="00A20D75"/>
    <w:rsid w:val="00A20E45"/>
    <w:rsid w:val="00A21047"/>
    <w:rsid w:val="00A24994"/>
    <w:rsid w:val="00A25017"/>
    <w:rsid w:val="00A25DC4"/>
    <w:rsid w:val="00A26446"/>
    <w:rsid w:val="00A26574"/>
    <w:rsid w:val="00A26A2E"/>
    <w:rsid w:val="00A3049E"/>
    <w:rsid w:val="00A308FB"/>
    <w:rsid w:val="00A30F02"/>
    <w:rsid w:val="00A3164A"/>
    <w:rsid w:val="00A32ACA"/>
    <w:rsid w:val="00A32BB8"/>
    <w:rsid w:val="00A32F9A"/>
    <w:rsid w:val="00A33C71"/>
    <w:rsid w:val="00A34161"/>
    <w:rsid w:val="00A346A8"/>
    <w:rsid w:val="00A34A27"/>
    <w:rsid w:val="00A34C0C"/>
    <w:rsid w:val="00A34CAC"/>
    <w:rsid w:val="00A35F01"/>
    <w:rsid w:val="00A365C5"/>
    <w:rsid w:val="00A3686D"/>
    <w:rsid w:val="00A36FA8"/>
    <w:rsid w:val="00A401FF"/>
    <w:rsid w:val="00A40819"/>
    <w:rsid w:val="00A4238C"/>
    <w:rsid w:val="00A426B4"/>
    <w:rsid w:val="00A4350E"/>
    <w:rsid w:val="00A435C3"/>
    <w:rsid w:val="00A437EC"/>
    <w:rsid w:val="00A43A27"/>
    <w:rsid w:val="00A43B61"/>
    <w:rsid w:val="00A440D3"/>
    <w:rsid w:val="00A453A1"/>
    <w:rsid w:val="00A46B8E"/>
    <w:rsid w:val="00A46D9E"/>
    <w:rsid w:val="00A475D5"/>
    <w:rsid w:val="00A47A94"/>
    <w:rsid w:val="00A50C04"/>
    <w:rsid w:val="00A517A4"/>
    <w:rsid w:val="00A52449"/>
    <w:rsid w:val="00A52BE9"/>
    <w:rsid w:val="00A52E9C"/>
    <w:rsid w:val="00A540A6"/>
    <w:rsid w:val="00A54135"/>
    <w:rsid w:val="00A5490C"/>
    <w:rsid w:val="00A5575A"/>
    <w:rsid w:val="00A55C33"/>
    <w:rsid w:val="00A55F63"/>
    <w:rsid w:val="00A618B7"/>
    <w:rsid w:val="00A6274D"/>
    <w:rsid w:val="00A6656E"/>
    <w:rsid w:val="00A705A0"/>
    <w:rsid w:val="00A71B17"/>
    <w:rsid w:val="00A731EF"/>
    <w:rsid w:val="00A741D2"/>
    <w:rsid w:val="00A7429B"/>
    <w:rsid w:val="00A742BA"/>
    <w:rsid w:val="00A75790"/>
    <w:rsid w:val="00A7581F"/>
    <w:rsid w:val="00A7616D"/>
    <w:rsid w:val="00A764CB"/>
    <w:rsid w:val="00A76B59"/>
    <w:rsid w:val="00A77759"/>
    <w:rsid w:val="00A80B39"/>
    <w:rsid w:val="00A80D7A"/>
    <w:rsid w:val="00A8268B"/>
    <w:rsid w:val="00A82E29"/>
    <w:rsid w:val="00A85D35"/>
    <w:rsid w:val="00A85F46"/>
    <w:rsid w:val="00A86D9D"/>
    <w:rsid w:val="00A87085"/>
    <w:rsid w:val="00A92379"/>
    <w:rsid w:val="00A925D0"/>
    <w:rsid w:val="00A92D53"/>
    <w:rsid w:val="00A95E54"/>
    <w:rsid w:val="00AA12A0"/>
    <w:rsid w:val="00AA16FF"/>
    <w:rsid w:val="00AA2544"/>
    <w:rsid w:val="00AA2A2A"/>
    <w:rsid w:val="00AA2B5E"/>
    <w:rsid w:val="00AA2D8D"/>
    <w:rsid w:val="00AA5356"/>
    <w:rsid w:val="00AA53A3"/>
    <w:rsid w:val="00AA63AB"/>
    <w:rsid w:val="00AA67CC"/>
    <w:rsid w:val="00AA6D3C"/>
    <w:rsid w:val="00AA7543"/>
    <w:rsid w:val="00AA7B47"/>
    <w:rsid w:val="00AA7C80"/>
    <w:rsid w:val="00AA7F14"/>
    <w:rsid w:val="00AA7FC5"/>
    <w:rsid w:val="00AB0034"/>
    <w:rsid w:val="00AB03D0"/>
    <w:rsid w:val="00AB0728"/>
    <w:rsid w:val="00AB130E"/>
    <w:rsid w:val="00AB1A6F"/>
    <w:rsid w:val="00AB1B6F"/>
    <w:rsid w:val="00AB2C89"/>
    <w:rsid w:val="00AB3789"/>
    <w:rsid w:val="00AB42A4"/>
    <w:rsid w:val="00AB5617"/>
    <w:rsid w:val="00AB583C"/>
    <w:rsid w:val="00AB5D2F"/>
    <w:rsid w:val="00AB6267"/>
    <w:rsid w:val="00AB67B5"/>
    <w:rsid w:val="00AB7425"/>
    <w:rsid w:val="00AB7EDA"/>
    <w:rsid w:val="00AC1105"/>
    <w:rsid w:val="00AC177C"/>
    <w:rsid w:val="00AC19D8"/>
    <w:rsid w:val="00AC1EE6"/>
    <w:rsid w:val="00AC28CD"/>
    <w:rsid w:val="00AC2A19"/>
    <w:rsid w:val="00AC2DDD"/>
    <w:rsid w:val="00AC397D"/>
    <w:rsid w:val="00AC3EED"/>
    <w:rsid w:val="00AC42B8"/>
    <w:rsid w:val="00AC44CC"/>
    <w:rsid w:val="00AC4C1A"/>
    <w:rsid w:val="00AC5541"/>
    <w:rsid w:val="00AC611C"/>
    <w:rsid w:val="00AC68D7"/>
    <w:rsid w:val="00AC7590"/>
    <w:rsid w:val="00AC7741"/>
    <w:rsid w:val="00AC794C"/>
    <w:rsid w:val="00AC7CC9"/>
    <w:rsid w:val="00AD042D"/>
    <w:rsid w:val="00AD0BE0"/>
    <w:rsid w:val="00AD1077"/>
    <w:rsid w:val="00AD1F3C"/>
    <w:rsid w:val="00AD200F"/>
    <w:rsid w:val="00AD29AD"/>
    <w:rsid w:val="00AD3028"/>
    <w:rsid w:val="00AD3868"/>
    <w:rsid w:val="00AD3AE2"/>
    <w:rsid w:val="00AD43FE"/>
    <w:rsid w:val="00AD47B9"/>
    <w:rsid w:val="00AD4E64"/>
    <w:rsid w:val="00AD56D1"/>
    <w:rsid w:val="00AD6724"/>
    <w:rsid w:val="00AD7273"/>
    <w:rsid w:val="00AE0974"/>
    <w:rsid w:val="00AE0EA5"/>
    <w:rsid w:val="00AE15A6"/>
    <w:rsid w:val="00AE1DEF"/>
    <w:rsid w:val="00AE202A"/>
    <w:rsid w:val="00AE25C9"/>
    <w:rsid w:val="00AE3059"/>
    <w:rsid w:val="00AE3385"/>
    <w:rsid w:val="00AE3911"/>
    <w:rsid w:val="00AE3D2F"/>
    <w:rsid w:val="00AE3EC6"/>
    <w:rsid w:val="00AE4F7A"/>
    <w:rsid w:val="00AE5539"/>
    <w:rsid w:val="00AE5649"/>
    <w:rsid w:val="00AE56BF"/>
    <w:rsid w:val="00AE5BC6"/>
    <w:rsid w:val="00AE66A3"/>
    <w:rsid w:val="00AE682A"/>
    <w:rsid w:val="00AE6DCC"/>
    <w:rsid w:val="00AE7A41"/>
    <w:rsid w:val="00AE7B76"/>
    <w:rsid w:val="00AE7CEA"/>
    <w:rsid w:val="00AF0744"/>
    <w:rsid w:val="00AF0B2A"/>
    <w:rsid w:val="00AF0D4C"/>
    <w:rsid w:val="00AF17FE"/>
    <w:rsid w:val="00AF1A8E"/>
    <w:rsid w:val="00AF25F6"/>
    <w:rsid w:val="00AF2EEF"/>
    <w:rsid w:val="00AF3E2E"/>
    <w:rsid w:val="00AF4038"/>
    <w:rsid w:val="00AF4B85"/>
    <w:rsid w:val="00AF5711"/>
    <w:rsid w:val="00AF5ACE"/>
    <w:rsid w:val="00AF5BF2"/>
    <w:rsid w:val="00AF630A"/>
    <w:rsid w:val="00AF6A3A"/>
    <w:rsid w:val="00AF6D77"/>
    <w:rsid w:val="00B00012"/>
    <w:rsid w:val="00B00530"/>
    <w:rsid w:val="00B00CF1"/>
    <w:rsid w:val="00B016E6"/>
    <w:rsid w:val="00B01772"/>
    <w:rsid w:val="00B01999"/>
    <w:rsid w:val="00B01C2D"/>
    <w:rsid w:val="00B022D3"/>
    <w:rsid w:val="00B0261E"/>
    <w:rsid w:val="00B03F2F"/>
    <w:rsid w:val="00B0438C"/>
    <w:rsid w:val="00B0464A"/>
    <w:rsid w:val="00B053E2"/>
    <w:rsid w:val="00B05933"/>
    <w:rsid w:val="00B069EE"/>
    <w:rsid w:val="00B10142"/>
    <w:rsid w:val="00B1017B"/>
    <w:rsid w:val="00B10423"/>
    <w:rsid w:val="00B10B27"/>
    <w:rsid w:val="00B10BB3"/>
    <w:rsid w:val="00B13142"/>
    <w:rsid w:val="00B133B8"/>
    <w:rsid w:val="00B13A01"/>
    <w:rsid w:val="00B14E28"/>
    <w:rsid w:val="00B164CC"/>
    <w:rsid w:val="00B1657D"/>
    <w:rsid w:val="00B168CD"/>
    <w:rsid w:val="00B16B73"/>
    <w:rsid w:val="00B17DC6"/>
    <w:rsid w:val="00B17EB4"/>
    <w:rsid w:val="00B207AE"/>
    <w:rsid w:val="00B212A0"/>
    <w:rsid w:val="00B21CE9"/>
    <w:rsid w:val="00B21FE7"/>
    <w:rsid w:val="00B22381"/>
    <w:rsid w:val="00B22BC3"/>
    <w:rsid w:val="00B23A6C"/>
    <w:rsid w:val="00B24381"/>
    <w:rsid w:val="00B246ED"/>
    <w:rsid w:val="00B25CCE"/>
    <w:rsid w:val="00B26A35"/>
    <w:rsid w:val="00B30B8B"/>
    <w:rsid w:val="00B31455"/>
    <w:rsid w:val="00B31551"/>
    <w:rsid w:val="00B3288C"/>
    <w:rsid w:val="00B32B87"/>
    <w:rsid w:val="00B35E08"/>
    <w:rsid w:val="00B35EE5"/>
    <w:rsid w:val="00B361E6"/>
    <w:rsid w:val="00B3657C"/>
    <w:rsid w:val="00B3708A"/>
    <w:rsid w:val="00B41490"/>
    <w:rsid w:val="00B41819"/>
    <w:rsid w:val="00B42642"/>
    <w:rsid w:val="00B42671"/>
    <w:rsid w:val="00B42C95"/>
    <w:rsid w:val="00B43316"/>
    <w:rsid w:val="00B4374E"/>
    <w:rsid w:val="00B438D8"/>
    <w:rsid w:val="00B440E4"/>
    <w:rsid w:val="00B44CBE"/>
    <w:rsid w:val="00B45BD7"/>
    <w:rsid w:val="00B461BB"/>
    <w:rsid w:val="00B467F9"/>
    <w:rsid w:val="00B46D9D"/>
    <w:rsid w:val="00B47C48"/>
    <w:rsid w:val="00B50AE1"/>
    <w:rsid w:val="00B51A03"/>
    <w:rsid w:val="00B51A8A"/>
    <w:rsid w:val="00B51CD3"/>
    <w:rsid w:val="00B52996"/>
    <w:rsid w:val="00B52B0D"/>
    <w:rsid w:val="00B5385D"/>
    <w:rsid w:val="00B547E5"/>
    <w:rsid w:val="00B54B01"/>
    <w:rsid w:val="00B54EF1"/>
    <w:rsid w:val="00B550EE"/>
    <w:rsid w:val="00B5576F"/>
    <w:rsid w:val="00B55F5E"/>
    <w:rsid w:val="00B56D5E"/>
    <w:rsid w:val="00B5740E"/>
    <w:rsid w:val="00B60356"/>
    <w:rsid w:val="00B60E0E"/>
    <w:rsid w:val="00B612EC"/>
    <w:rsid w:val="00B61693"/>
    <w:rsid w:val="00B62F9D"/>
    <w:rsid w:val="00B62FB8"/>
    <w:rsid w:val="00B637D1"/>
    <w:rsid w:val="00B63B28"/>
    <w:rsid w:val="00B64B7B"/>
    <w:rsid w:val="00B64D4B"/>
    <w:rsid w:val="00B6599D"/>
    <w:rsid w:val="00B67E31"/>
    <w:rsid w:val="00B701E5"/>
    <w:rsid w:val="00B70C93"/>
    <w:rsid w:val="00B713D8"/>
    <w:rsid w:val="00B72102"/>
    <w:rsid w:val="00B721BB"/>
    <w:rsid w:val="00B72D80"/>
    <w:rsid w:val="00B7388C"/>
    <w:rsid w:val="00B73C8C"/>
    <w:rsid w:val="00B73F3C"/>
    <w:rsid w:val="00B746E5"/>
    <w:rsid w:val="00B7483E"/>
    <w:rsid w:val="00B756D5"/>
    <w:rsid w:val="00B7622B"/>
    <w:rsid w:val="00B76887"/>
    <w:rsid w:val="00B76BB3"/>
    <w:rsid w:val="00B76F09"/>
    <w:rsid w:val="00B770C3"/>
    <w:rsid w:val="00B77CE3"/>
    <w:rsid w:val="00B811DA"/>
    <w:rsid w:val="00B81CEC"/>
    <w:rsid w:val="00B81F6C"/>
    <w:rsid w:val="00B826E7"/>
    <w:rsid w:val="00B82CE3"/>
    <w:rsid w:val="00B83892"/>
    <w:rsid w:val="00B83EA2"/>
    <w:rsid w:val="00B8411A"/>
    <w:rsid w:val="00B84558"/>
    <w:rsid w:val="00B849B1"/>
    <w:rsid w:val="00B8503E"/>
    <w:rsid w:val="00B854E5"/>
    <w:rsid w:val="00B8729C"/>
    <w:rsid w:val="00B8786E"/>
    <w:rsid w:val="00B87DA9"/>
    <w:rsid w:val="00B901CA"/>
    <w:rsid w:val="00B913EE"/>
    <w:rsid w:val="00B91923"/>
    <w:rsid w:val="00B91CE6"/>
    <w:rsid w:val="00B920AD"/>
    <w:rsid w:val="00B92AD6"/>
    <w:rsid w:val="00B92F12"/>
    <w:rsid w:val="00B940A2"/>
    <w:rsid w:val="00B940A4"/>
    <w:rsid w:val="00B94569"/>
    <w:rsid w:val="00B947C8"/>
    <w:rsid w:val="00B947E7"/>
    <w:rsid w:val="00B94BFA"/>
    <w:rsid w:val="00B94D26"/>
    <w:rsid w:val="00B9514F"/>
    <w:rsid w:val="00B9694F"/>
    <w:rsid w:val="00B96AB8"/>
    <w:rsid w:val="00B97121"/>
    <w:rsid w:val="00BA240D"/>
    <w:rsid w:val="00BA26C9"/>
    <w:rsid w:val="00BA2950"/>
    <w:rsid w:val="00BA32E0"/>
    <w:rsid w:val="00BA388A"/>
    <w:rsid w:val="00BA45FC"/>
    <w:rsid w:val="00BA4A2F"/>
    <w:rsid w:val="00BA5444"/>
    <w:rsid w:val="00BA5474"/>
    <w:rsid w:val="00BA617C"/>
    <w:rsid w:val="00BA7064"/>
    <w:rsid w:val="00BA7F7B"/>
    <w:rsid w:val="00BB07BC"/>
    <w:rsid w:val="00BB0B02"/>
    <w:rsid w:val="00BB0D82"/>
    <w:rsid w:val="00BB1D01"/>
    <w:rsid w:val="00BB33F1"/>
    <w:rsid w:val="00BB3AE7"/>
    <w:rsid w:val="00BB3BEF"/>
    <w:rsid w:val="00BB56FF"/>
    <w:rsid w:val="00BB5FFC"/>
    <w:rsid w:val="00BB6269"/>
    <w:rsid w:val="00BB640E"/>
    <w:rsid w:val="00BB6672"/>
    <w:rsid w:val="00BC136A"/>
    <w:rsid w:val="00BC18DF"/>
    <w:rsid w:val="00BC2C32"/>
    <w:rsid w:val="00BC3803"/>
    <w:rsid w:val="00BC3AA9"/>
    <w:rsid w:val="00BC3EC6"/>
    <w:rsid w:val="00BC4136"/>
    <w:rsid w:val="00BC5663"/>
    <w:rsid w:val="00BC5C49"/>
    <w:rsid w:val="00BC6169"/>
    <w:rsid w:val="00BC61C5"/>
    <w:rsid w:val="00BC66B0"/>
    <w:rsid w:val="00BC66E1"/>
    <w:rsid w:val="00BC72DE"/>
    <w:rsid w:val="00BC7D50"/>
    <w:rsid w:val="00BD00ED"/>
    <w:rsid w:val="00BD08AB"/>
    <w:rsid w:val="00BD0B8A"/>
    <w:rsid w:val="00BD0DF6"/>
    <w:rsid w:val="00BD1064"/>
    <w:rsid w:val="00BD182E"/>
    <w:rsid w:val="00BD27AC"/>
    <w:rsid w:val="00BD28D4"/>
    <w:rsid w:val="00BD3DEA"/>
    <w:rsid w:val="00BD3F55"/>
    <w:rsid w:val="00BD4474"/>
    <w:rsid w:val="00BD4720"/>
    <w:rsid w:val="00BD570E"/>
    <w:rsid w:val="00BD5ACD"/>
    <w:rsid w:val="00BD7B25"/>
    <w:rsid w:val="00BD7EC8"/>
    <w:rsid w:val="00BE0926"/>
    <w:rsid w:val="00BE093A"/>
    <w:rsid w:val="00BE242A"/>
    <w:rsid w:val="00BE2952"/>
    <w:rsid w:val="00BE32C2"/>
    <w:rsid w:val="00BE34B6"/>
    <w:rsid w:val="00BE3976"/>
    <w:rsid w:val="00BE431E"/>
    <w:rsid w:val="00BE46F9"/>
    <w:rsid w:val="00BE63F1"/>
    <w:rsid w:val="00BE651B"/>
    <w:rsid w:val="00BF1636"/>
    <w:rsid w:val="00BF1706"/>
    <w:rsid w:val="00BF2164"/>
    <w:rsid w:val="00BF305B"/>
    <w:rsid w:val="00BF4F6A"/>
    <w:rsid w:val="00BF536A"/>
    <w:rsid w:val="00BF5692"/>
    <w:rsid w:val="00BF5EC4"/>
    <w:rsid w:val="00C001E8"/>
    <w:rsid w:val="00C0053B"/>
    <w:rsid w:val="00C0199C"/>
    <w:rsid w:val="00C024F8"/>
    <w:rsid w:val="00C025FD"/>
    <w:rsid w:val="00C04625"/>
    <w:rsid w:val="00C04D30"/>
    <w:rsid w:val="00C04E97"/>
    <w:rsid w:val="00C07ED7"/>
    <w:rsid w:val="00C1009B"/>
    <w:rsid w:val="00C10646"/>
    <w:rsid w:val="00C121C9"/>
    <w:rsid w:val="00C127E5"/>
    <w:rsid w:val="00C1361B"/>
    <w:rsid w:val="00C13ADB"/>
    <w:rsid w:val="00C13E83"/>
    <w:rsid w:val="00C14A0B"/>
    <w:rsid w:val="00C1567D"/>
    <w:rsid w:val="00C1592D"/>
    <w:rsid w:val="00C15C9F"/>
    <w:rsid w:val="00C15E77"/>
    <w:rsid w:val="00C16BF9"/>
    <w:rsid w:val="00C16C6F"/>
    <w:rsid w:val="00C2098F"/>
    <w:rsid w:val="00C20C75"/>
    <w:rsid w:val="00C2160B"/>
    <w:rsid w:val="00C21F13"/>
    <w:rsid w:val="00C22377"/>
    <w:rsid w:val="00C23079"/>
    <w:rsid w:val="00C23783"/>
    <w:rsid w:val="00C23C23"/>
    <w:rsid w:val="00C23E3F"/>
    <w:rsid w:val="00C2529B"/>
    <w:rsid w:val="00C254DD"/>
    <w:rsid w:val="00C25792"/>
    <w:rsid w:val="00C25ACB"/>
    <w:rsid w:val="00C25C6C"/>
    <w:rsid w:val="00C2739E"/>
    <w:rsid w:val="00C27FE8"/>
    <w:rsid w:val="00C3016D"/>
    <w:rsid w:val="00C30AAA"/>
    <w:rsid w:val="00C30EE3"/>
    <w:rsid w:val="00C3106B"/>
    <w:rsid w:val="00C32A7E"/>
    <w:rsid w:val="00C348DB"/>
    <w:rsid w:val="00C3497C"/>
    <w:rsid w:val="00C356BF"/>
    <w:rsid w:val="00C35D4B"/>
    <w:rsid w:val="00C36D6C"/>
    <w:rsid w:val="00C40981"/>
    <w:rsid w:val="00C41B55"/>
    <w:rsid w:val="00C429AC"/>
    <w:rsid w:val="00C42DDE"/>
    <w:rsid w:val="00C43B6F"/>
    <w:rsid w:val="00C43C96"/>
    <w:rsid w:val="00C44448"/>
    <w:rsid w:val="00C445DB"/>
    <w:rsid w:val="00C45BAB"/>
    <w:rsid w:val="00C4613F"/>
    <w:rsid w:val="00C46246"/>
    <w:rsid w:val="00C47139"/>
    <w:rsid w:val="00C47216"/>
    <w:rsid w:val="00C474B4"/>
    <w:rsid w:val="00C47E73"/>
    <w:rsid w:val="00C503B0"/>
    <w:rsid w:val="00C5041D"/>
    <w:rsid w:val="00C50C33"/>
    <w:rsid w:val="00C511AF"/>
    <w:rsid w:val="00C51DA6"/>
    <w:rsid w:val="00C526AA"/>
    <w:rsid w:val="00C5290A"/>
    <w:rsid w:val="00C532A5"/>
    <w:rsid w:val="00C53695"/>
    <w:rsid w:val="00C53A6E"/>
    <w:rsid w:val="00C56E3B"/>
    <w:rsid w:val="00C57FA6"/>
    <w:rsid w:val="00C604A5"/>
    <w:rsid w:val="00C608B9"/>
    <w:rsid w:val="00C60AEA"/>
    <w:rsid w:val="00C62485"/>
    <w:rsid w:val="00C62B0E"/>
    <w:rsid w:val="00C64744"/>
    <w:rsid w:val="00C647D1"/>
    <w:rsid w:val="00C65838"/>
    <w:rsid w:val="00C65A5A"/>
    <w:rsid w:val="00C65D2B"/>
    <w:rsid w:val="00C66A34"/>
    <w:rsid w:val="00C66DBF"/>
    <w:rsid w:val="00C67A8B"/>
    <w:rsid w:val="00C701E6"/>
    <w:rsid w:val="00C7189A"/>
    <w:rsid w:val="00C72E39"/>
    <w:rsid w:val="00C7418B"/>
    <w:rsid w:val="00C74DA0"/>
    <w:rsid w:val="00C75211"/>
    <w:rsid w:val="00C75520"/>
    <w:rsid w:val="00C76B36"/>
    <w:rsid w:val="00C777A9"/>
    <w:rsid w:val="00C77EF6"/>
    <w:rsid w:val="00C80364"/>
    <w:rsid w:val="00C80F40"/>
    <w:rsid w:val="00C82579"/>
    <w:rsid w:val="00C82D82"/>
    <w:rsid w:val="00C831A0"/>
    <w:rsid w:val="00C832E8"/>
    <w:rsid w:val="00C83383"/>
    <w:rsid w:val="00C83D97"/>
    <w:rsid w:val="00C90095"/>
    <w:rsid w:val="00C9013E"/>
    <w:rsid w:val="00C90DCE"/>
    <w:rsid w:val="00C91747"/>
    <w:rsid w:val="00C919FD"/>
    <w:rsid w:val="00C91A2A"/>
    <w:rsid w:val="00C91C81"/>
    <w:rsid w:val="00C927D7"/>
    <w:rsid w:val="00C9467E"/>
    <w:rsid w:val="00C94A86"/>
    <w:rsid w:val="00C9569F"/>
    <w:rsid w:val="00C962B3"/>
    <w:rsid w:val="00C97128"/>
    <w:rsid w:val="00C97305"/>
    <w:rsid w:val="00C975EB"/>
    <w:rsid w:val="00C97AED"/>
    <w:rsid w:val="00CA0834"/>
    <w:rsid w:val="00CA09CD"/>
    <w:rsid w:val="00CA13C7"/>
    <w:rsid w:val="00CA1E4E"/>
    <w:rsid w:val="00CA203C"/>
    <w:rsid w:val="00CA34CC"/>
    <w:rsid w:val="00CA3DB8"/>
    <w:rsid w:val="00CA4018"/>
    <w:rsid w:val="00CA40C9"/>
    <w:rsid w:val="00CA71A2"/>
    <w:rsid w:val="00CB079E"/>
    <w:rsid w:val="00CB08A4"/>
    <w:rsid w:val="00CB0CA1"/>
    <w:rsid w:val="00CB1802"/>
    <w:rsid w:val="00CB242C"/>
    <w:rsid w:val="00CB2783"/>
    <w:rsid w:val="00CB2950"/>
    <w:rsid w:val="00CB3689"/>
    <w:rsid w:val="00CB3B51"/>
    <w:rsid w:val="00CB3DB5"/>
    <w:rsid w:val="00CB4491"/>
    <w:rsid w:val="00CB4496"/>
    <w:rsid w:val="00CB4A2C"/>
    <w:rsid w:val="00CB71C8"/>
    <w:rsid w:val="00CC0AC1"/>
    <w:rsid w:val="00CC1A33"/>
    <w:rsid w:val="00CC2C44"/>
    <w:rsid w:val="00CC3D9D"/>
    <w:rsid w:val="00CC45EB"/>
    <w:rsid w:val="00CC5601"/>
    <w:rsid w:val="00CC5BF2"/>
    <w:rsid w:val="00CC5CD3"/>
    <w:rsid w:val="00CC689F"/>
    <w:rsid w:val="00CC6F47"/>
    <w:rsid w:val="00CC7097"/>
    <w:rsid w:val="00CD051B"/>
    <w:rsid w:val="00CD1002"/>
    <w:rsid w:val="00CD11F9"/>
    <w:rsid w:val="00CD1548"/>
    <w:rsid w:val="00CD17E5"/>
    <w:rsid w:val="00CD1E52"/>
    <w:rsid w:val="00CD208A"/>
    <w:rsid w:val="00CD227D"/>
    <w:rsid w:val="00CD3B37"/>
    <w:rsid w:val="00CD3BCD"/>
    <w:rsid w:val="00CD3FF2"/>
    <w:rsid w:val="00CD64D8"/>
    <w:rsid w:val="00CD651A"/>
    <w:rsid w:val="00CE09FB"/>
    <w:rsid w:val="00CE0D08"/>
    <w:rsid w:val="00CE1483"/>
    <w:rsid w:val="00CE2CD2"/>
    <w:rsid w:val="00CE3CFD"/>
    <w:rsid w:val="00CE3D96"/>
    <w:rsid w:val="00CE3F57"/>
    <w:rsid w:val="00CE449C"/>
    <w:rsid w:val="00CE51A4"/>
    <w:rsid w:val="00CE6616"/>
    <w:rsid w:val="00CF1649"/>
    <w:rsid w:val="00CF168C"/>
    <w:rsid w:val="00CF177D"/>
    <w:rsid w:val="00CF18D5"/>
    <w:rsid w:val="00CF223C"/>
    <w:rsid w:val="00CF237F"/>
    <w:rsid w:val="00CF3984"/>
    <w:rsid w:val="00CF4122"/>
    <w:rsid w:val="00CF4886"/>
    <w:rsid w:val="00CF4B3E"/>
    <w:rsid w:val="00CF4F0C"/>
    <w:rsid w:val="00CF562E"/>
    <w:rsid w:val="00CF61EE"/>
    <w:rsid w:val="00CF6760"/>
    <w:rsid w:val="00CF73D2"/>
    <w:rsid w:val="00D010EC"/>
    <w:rsid w:val="00D01929"/>
    <w:rsid w:val="00D03836"/>
    <w:rsid w:val="00D03D11"/>
    <w:rsid w:val="00D04473"/>
    <w:rsid w:val="00D054A5"/>
    <w:rsid w:val="00D064DD"/>
    <w:rsid w:val="00D065B3"/>
    <w:rsid w:val="00D10E62"/>
    <w:rsid w:val="00D114A9"/>
    <w:rsid w:val="00D1183F"/>
    <w:rsid w:val="00D12717"/>
    <w:rsid w:val="00D14BEE"/>
    <w:rsid w:val="00D15732"/>
    <w:rsid w:val="00D16EFC"/>
    <w:rsid w:val="00D176DC"/>
    <w:rsid w:val="00D1780B"/>
    <w:rsid w:val="00D17A13"/>
    <w:rsid w:val="00D20B7D"/>
    <w:rsid w:val="00D21387"/>
    <w:rsid w:val="00D214AF"/>
    <w:rsid w:val="00D21F60"/>
    <w:rsid w:val="00D222D1"/>
    <w:rsid w:val="00D238CC"/>
    <w:rsid w:val="00D23E5B"/>
    <w:rsid w:val="00D247BF"/>
    <w:rsid w:val="00D26F45"/>
    <w:rsid w:val="00D272CA"/>
    <w:rsid w:val="00D3065E"/>
    <w:rsid w:val="00D31C13"/>
    <w:rsid w:val="00D31DDB"/>
    <w:rsid w:val="00D31E75"/>
    <w:rsid w:val="00D32F28"/>
    <w:rsid w:val="00D3435D"/>
    <w:rsid w:val="00D349AE"/>
    <w:rsid w:val="00D34FE9"/>
    <w:rsid w:val="00D352ED"/>
    <w:rsid w:val="00D36043"/>
    <w:rsid w:val="00D361D9"/>
    <w:rsid w:val="00D3646B"/>
    <w:rsid w:val="00D36847"/>
    <w:rsid w:val="00D37448"/>
    <w:rsid w:val="00D37C9A"/>
    <w:rsid w:val="00D37D58"/>
    <w:rsid w:val="00D40C1E"/>
    <w:rsid w:val="00D41F73"/>
    <w:rsid w:val="00D43C4B"/>
    <w:rsid w:val="00D44A02"/>
    <w:rsid w:val="00D44AAF"/>
    <w:rsid w:val="00D459FA"/>
    <w:rsid w:val="00D4691B"/>
    <w:rsid w:val="00D522DB"/>
    <w:rsid w:val="00D52B47"/>
    <w:rsid w:val="00D53220"/>
    <w:rsid w:val="00D5342B"/>
    <w:rsid w:val="00D535B8"/>
    <w:rsid w:val="00D539B3"/>
    <w:rsid w:val="00D54627"/>
    <w:rsid w:val="00D54B48"/>
    <w:rsid w:val="00D562EA"/>
    <w:rsid w:val="00D56A1E"/>
    <w:rsid w:val="00D571E6"/>
    <w:rsid w:val="00D5751E"/>
    <w:rsid w:val="00D57CF2"/>
    <w:rsid w:val="00D60A62"/>
    <w:rsid w:val="00D61851"/>
    <w:rsid w:val="00D61992"/>
    <w:rsid w:val="00D6243F"/>
    <w:rsid w:val="00D63070"/>
    <w:rsid w:val="00D633F6"/>
    <w:rsid w:val="00D63622"/>
    <w:rsid w:val="00D639EA"/>
    <w:rsid w:val="00D6434F"/>
    <w:rsid w:val="00D6456B"/>
    <w:rsid w:val="00D65678"/>
    <w:rsid w:val="00D662CE"/>
    <w:rsid w:val="00D671FD"/>
    <w:rsid w:val="00D67587"/>
    <w:rsid w:val="00D679DC"/>
    <w:rsid w:val="00D708C6"/>
    <w:rsid w:val="00D70ADC"/>
    <w:rsid w:val="00D71E99"/>
    <w:rsid w:val="00D724FA"/>
    <w:rsid w:val="00D7326F"/>
    <w:rsid w:val="00D7330E"/>
    <w:rsid w:val="00D73BAD"/>
    <w:rsid w:val="00D74886"/>
    <w:rsid w:val="00D76704"/>
    <w:rsid w:val="00D76D55"/>
    <w:rsid w:val="00D805DB"/>
    <w:rsid w:val="00D8107C"/>
    <w:rsid w:val="00D81C41"/>
    <w:rsid w:val="00D828A6"/>
    <w:rsid w:val="00D82C6A"/>
    <w:rsid w:val="00D82CAC"/>
    <w:rsid w:val="00D830B3"/>
    <w:rsid w:val="00D833B7"/>
    <w:rsid w:val="00D837D6"/>
    <w:rsid w:val="00D846DC"/>
    <w:rsid w:val="00D8477B"/>
    <w:rsid w:val="00D864D8"/>
    <w:rsid w:val="00D87B55"/>
    <w:rsid w:val="00D9074B"/>
    <w:rsid w:val="00D90A81"/>
    <w:rsid w:val="00D91F2B"/>
    <w:rsid w:val="00D9246A"/>
    <w:rsid w:val="00D92E7A"/>
    <w:rsid w:val="00D933E5"/>
    <w:rsid w:val="00D94066"/>
    <w:rsid w:val="00D9430C"/>
    <w:rsid w:val="00D95450"/>
    <w:rsid w:val="00D956FE"/>
    <w:rsid w:val="00D95828"/>
    <w:rsid w:val="00D96D44"/>
    <w:rsid w:val="00D96DC3"/>
    <w:rsid w:val="00D97785"/>
    <w:rsid w:val="00D97B07"/>
    <w:rsid w:val="00DA0252"/>
    <w:rsid w:val="00DA0B92"/>
    <w:rsid w:val="00DA0BDD"/>
    <w:rsid w:val="00DA0C1D"/>
    <w:rsid w:val="00DA16F2"/>
    <w:rsid w:val="00DA24CA"/>
    <w:rsid w:val="00DA33B4"/>
    <w:rsid w:val="00DA3685"/>
    <w:rsid w:val="00DA3901"/>
    <w:rsid w:val="00DA3F1E"/>
    <w:rsid w:val="00DA43E9"/>
    <w:rsid w:val="00DA52E9"/>
    <w:rsid w:val="00DA6EEA"/>
    <w:rsid w:val="00DA7A47"/>
    <w:rsid w:val="00DA7D94"/>
    <w:rsid w:val="00DB0168"/>
    <w:rsid w:val="00DB1541"/>
    <w:rsid w:val="00DB1923"/>
    <w:rsid w:val="00DB1AC2"/>
    <w:rsid w:val="00DB27BC"/>
    <w:rsid w:val="00DB27E0"/>
    <w:rsid w:val="00DB3FBB"/>
    <w:rsid w:val="00DB45A9"/>
    <w:rsid w:val="00DB4C5B"/>
    <w:rsid w:val="00DB4C70"/>
    <w:rsid w:val="00DB4DF0"/>
    <w:rsid w:val="00DB5B84"/>
    <w:rsid w:val="00DC0131"/>
    <w:rsid w:val="00DC0760"/>
    <w:rsid w:val="00DC1965"/>
    <w:rsid w:val="00DC1C2E"/>
    <w:rsid w:val="00DC1EAC"/>
    <w:rsid w:val="00DC245A"/>
    <w:rsid w:val="00DC3229"/>
    <w:rsid w:val="00DC3612"/>
    <w:rsid w:val="00DC49C6"/>
    <w:rsid w:val="00DC4FB9"/>
    <w:rsid w:val="00DC6674"/>
    <w:rsid w:val="00DC7102"/>
    <w:rsid w:val="00DC741E"/>
    <w:rsid w:val="00DC7D70"/>
    <w:rsid w:val="00DC7E85"/>
    <w:rsid w:val="00DC7EB7"/>
    <w:rsid w:val="00DC7EC4"/>
    <w:rsid w:val="00DD07BC"/>
    <w:rsid w:val="00DD0A8F"/>
    <w:rsid w:val="00DD114B"/>
    <w:rsid w:val="00DD1422"/>
    <w:rsid w:val="00DD17DC"/>
    <w:rsid w:val="00DD1943"/>
    <w:rsid w:val="00DD24AB"/>
    <w:rsid w:val="00DD3A5E"/>
    <w:rsid w:val="00DD439F"/>
    <w:rsid w:val="00DD4C2D"/>
    <w:rsid w:val="00DD53DC"/>
    <w:rsid w:val="00DD55F3"/>
    <w:rsid w:val="00DD5F6B"/>
    <w:rsid w:val="00DD6914"/>
    <w:rsid w:val="00DD714B"/>
    <w:rsid w:val="00DD7F06"/>
    <w:rsid w:val="00DE063D"/>
    <w:rsid w:val="00DE17A0"/>
    <w:rsid w:val="00DE2AD1"/>
    <w:rsid w:val="00DE2E69"/>
    <w:rsid w:val="00DE2EA7"/>
    <w:rsid w:val="00DE37DA"/>
    <w:rsid w:val="00DE3B0F"/>
    <w:rsid w:val="00DE44B6"/>
    <w:rsid w:val="00DE4954"/>
    <w:rsid w:val="00DE6187"/>
    <w:rsid w:val="00DE6D7A"/>
    <w:rsid w:val="00DE6DC2"/>
    <w:rsid w:val="00DE6F5C"/>
    <w:rsid w:val="00DF0F9A"/>
    <w:rsid w:val="00DF0FE1"/>
    <w:rsid w:val="00DF1C3F"/>
    <w:rsid w:val="00DF2ECF"/>
    <w:rsid w:val="00DF2FD9"/>
    <w:rsid w:val="00DF4F34"/>
    <w:rsid w:val="00DF5500"/>
    <w:rsid w:val="00DF5E01"/>
    <w:rsid w:val="00DF5E16"/>
    <w:rsid w:val="00DF6978"/>
    <w:rsid w:val="00DF6FBD"/>
    <w:rsid w:val="00DF7655"/>
    <w:rsid w:val="00E00C80"/>
    <w:rsid w:val="00E01808"/>
    <w:rsid w:val="00E02EC8"/>
    <w:rsid w:val="00E02F5A"/>
    <w:rsid w:val="00E030B9"/>
    <w:rsid w:val="00E03570"/>
    <w:rsid w:val="00E03B43"/>
    <w:rsid w:val="00E05BF5"/>
    <w:rsid w:val="00E05C39"/>
    <w:rsid w:val="00E06BB8"/>
    <w:rsid w:val="00E07245"/>
    <w:rsid w:val="00E10227"/>
    <w:rsid w:val="00E103B9"/>
    <w:rsid w:val="00E11F21"/>
    <w:rsid w:val="00E12391"/>
    <w:rsid w:val="00E123CF"/>
    <w:rsid w:val="00E12E97"/>
    <w:rsid w:val="00E133B9"/>
    <w:rsid w:val="00E13AF9"/>
    <w:rsid w:val="00E13D91"/>
    <w:rsid w:val="00E1409B"/>
    <w:rsid w:val="00E1439F"/>
    <w:rsid w:val="00E148B0"/>
    <w:rsid w:val="00E148F8"/>
    <w:rsid w:val="00E14BFA"/>
    <w:rsid w:val="00E14CF4"/>
    <w:rsid w:val="00E15B1C"/>
    <w:rsid w:val="00E15EC3"/>
    <w:rsid w:val="00E172C9"/>
    <w:rsid w:val="00E17C36"/>
    <w:rsid w:val="00E203BA"/>
    <w:rsid w:val="00E20405"/>
    <w:rsid w:val="00E20C1B"/>
    <w:rsid w:val="00E2102C"/>
    <w:rsid w:val="00E21432"/>
    <w:rsid w:val="00E219E5"/>
    <w:rsid w:val="00E21CF4"/>
    <w:rsid w:val="00E22707"/>
    <w:rsid w:val="00E2320D"/>
    <w:rsid w:val="00E233AE"/>
    <w:rsid w:val="00E239F6"/>
    <w:rsid w:val="00E270E3"/>
    <w:rsid w:val="00E271C8"/>
    <w:rsid w:val="00E273D7"/>
    <w:rsid w:val="00E27846"/>
    <w:rsid w:val="00E278C2"/>
    <w:rsid w:val="00E27FCB"/>
    <w:rsid w:val="00E303ED"/>
    <w:rsid w:val="00E31C55"/>
    <w:rsid w:val="00E32051"/>
    <w:rsid w:val="00E326C0"/>
    <w:rsid w:val="00E32FCA"/>
    <w:rsid w:val="00E33168"/>
    <w:rsid w:val="00E33FC6"/>
    <w:rsid w:val="00E341B0"/>
    <w:rsid w:val="00E34BAF"/>
    <w:rsid w:val="00E34F3A"/>
    <w:rsid w:val="00E357AB"/>
    <w:rsid w:val="00E36446"/>
    <w:rsid w:val="00E36B68"/>
    <w:rsid w:val="00E37AE2"/>
    <w:rsid w:val="00E40BE0"/>
    <w:rsid w:val="00E40CA6"/>
    <w:rsid w:val="00E415CB"/>
    <w:rsid w:val="00E41BD8"/>
    <w:rsid w:val="00E43005"/>
    <w:rsid w:val="00E4612B"/>
    <w:rsid w:val="00E4649C"/>
    <w:rsid w:val="00E47589"/>
    <w:rsid w:val="00E47E0E"/>
    <w:rsid w:val="00E47E2E"/>
    <w:rsid w:val="00E50879"/>
    <w:rsid w:val="00E51360"/>
    <w:rsid w:val="00E51B96"/>
    <w:rsid w:val="00E52005"/>
    <w:rsid w:val="00E53196"/>
    <w:rsid w:val="00E53C82"/>
    <w:rsid w:val="00E53CF6"/>
    <w:rsid w:val="00E53FA4"/>
    <w:rsid w:val="00E555BF"/>
    <w:rsid w:val="00E55E74"/>
    <w:rsid w:val="00E563F1"/>
    <w:rsid w:val="00E57A68"/>
    <w:rsid w:val="00E61BEB"/>
    <w:rsid w:val="00E61D95"/>
    <w:rsid w:val="00E61FE6"/>
    <w:rsid w:val="00E62FAB"/>
    <w:rsid w:val="00E63167"/>
    <w:rsid w:val="00E637DB"/>
    <w:rsid w:val="00E63908"/>
    <w:rsid w:val="00E63B42"/>
    <w:rsid w:val="00E64DAF"/>
    <w:rsid w:val="00E667E5"/>
    <w:rsid w:val="00E66FB4"/>
    <w:rsid w:val="00E670D8"/>
    <w:rsid w:val="00E70324"/>
    <w:rsid w:val="00E70452"/>
    <w:rsid w:val="00E716FA"/>
    <w:rsid w:val="00E72183"/>
    <w:rsid w:val="00E72188"/>
    <w:rsid w:val="00E72DF6"/>
    <w:rsid w:val="00E72EFC"/>
    <w:rsid w:val="00E7390E"/>
    <w:rsid w:val="00E73A2F"/>
    <w:rsid w:val="00E73B2C"/>
    <w:rsid w:val="00E73E2F"/>
    <w:rsid w:val="00E7416A"/>
    <w:rsid w:val="00E74E24"/>
    <w:rsid w:val="00E74F82"/>
    <w:rsid w:val="00E75B0C"/>
    <w:rsid w:val="00E75F0D"/>
    <w:rsid w:val="00E77363"/>
    <w:rsid w:val="00E77EDC"/>
    <w:rsid w:val="00E81479"/>
    <w:rsid w:val="00E81788"/>
    <w:rsid w:val="00E8179A"/>
    <w:rsid w:val="00E81B59"/>
    <w:rsid w:val="00E8271C"/>
    <w:rsid w:val="00E82B88"/>
    <w:rsid w:val="00E8307D"/>
    <w:rsid w:val="00E83161"/>
    <w:rsid w:val="00E8442A"/>
    <w:rsid w:val="00E84470"/>
    <w:rsid w:val="00E84DB5"/>
    <w:rsid w:val="00E84DE0"/>
    <w:rsid w:val="00E84E27"/>
    <w:rsid w:val="00E85491"/>
    <w:rsid w:val="00E85670"/>
    <w:rsid w:val="00E866D8"/>
    <w:rsid w:val="00E866F0"/>
    <w:rsid w:val="00E8673F"/>
    <w:rsid w:val="00E870EE"/>
    <w:rsid w:val="00E87348"/>
    <w:rsid w:val="00E90169"/>
    <w:rsid w:val="00E909B1"/>
    <w:rsid w:val="00E91CD2"/>
    <w:rsid w:val="00E92B04"/>
    <w:rsid w:val="00E93DC3"/>
    <w:rsid w:val="00E941E9"/>
    <w:rsid w:val="00E94CDF"/>
    <w:rsid w:val="00E95762"/>
    <w:rsid w:val="00E96310"/>
    <w:rsid w:val="00E9723A"/>
    <w:rsid w:val="00EA0B8A"/>
    <w:rsid w:val="00EA0F70"/>
    <w:rsid w:val="00EA1446"/>
    <w:rsid w:val="00EA1B4D"/>
    <w:rsid w:val="00EA1D36"/>
    <w:rsid w:val="00EA2798"/>
    <w:rsid w:val="00EA369C"/>
    <w:rsid w:val="00EA3B9B"/>
    <w:rsid w:val="00EA3D76"/>
    <w:rsid w:val="00EA495A"/>
    <w:rsid w:val="00EA4F90"/>
    <w:rsid w:val="00EA5EA0"/>
    <w:rsid w:val="00EA5F4B"/>
    <w:rsid w:val="00EA6F06"/>
    <w:rsid w:val="00EB0643"/>
    <w:rsid w:val="00EB06F9"/>
    <w:rsid w:val="00EB1A9E"/>
    <w:rsid w:val="00EB1C0F"/>
    <w:rsid w:val="00EB246C"/>
    <w:rsid w:val="00EB2AE9"/>
    <w:rsid w:val="00EB30C3"/>
    <w:rsid w:val="00EB3355"/>
    <w:rsid w:val="00EB42B7"/>
    <w:rsid w:val="00EB4664"/>
    <w:rsid w:val="00EB4B16"/>
    <w:rsid w:val="00EB52ED"/>
    <w:rsid w:val="00EB5452"/>
    <w:rsid w:val="00EB63FF"/>
    <w:rsid w:val="00EB75A7"/>
    <w:rsid w:val="00EC0BBE"/>
    <w:rsid w:val="00EC0E00"/>
    <w:rsid w:val="00EC1099"/>
    <w:rsid w:val="00EC4B26"/>
    <w:rsid w:val="00EC5ADA"/>
    <w:rsid w:val="00EC765C"/>
    <w:rsid w:val="00EC7CBA"/>
    <w:rsid w:val="00ED02D6"/>
    <w:rsid w:val="00ED079E"/>
    <w:rsid w:val="00ED08C4"/>
    <w:rsid w:val="00ED122E"/>
    <w:rsid w:val="00ED12ED"/>
    <w:rsid w:val="00ED16F0"/>
    <w:rsid w:val="00ED204B"/>
    <w:rsid w:val="00ED2D5B"/>
    <w:rsid w:val="00ED36CB"/>
    <w:rsid w:val="00ED3AFD"/>
    <w:rsid w:val="00ED3FE3"/>
    <w:rsid w:val="00ED427E"/>
    <w:rsid w:val="00ED445E"/>
    <w:rsid w:val="00ED4778"/>
    <w:rsid w:val="00ED494F"/>
    <w:rsid w:val="00ED4FC3"/>
    <w:rsid w:val="00ED6683"/>
    <w:rsid w:val="00ED67C7"/>
    <w:rsid w:val="00ED74A9"/>
    <w:rsid w:val="00ED7E3C"/>
    <w:rsid w:val="00EE0083"/>
    <w:rsid w:val="00EE0247"/>
    <w:rsid w:val="00EE0663"/>
    <w:rsid w:val="00EE0989"/>
    <w:rsid w:val="00EE0A5D"/>
    <w:rsid w:val="00EE1D38"/>
    <w:rsid w:val="00EE30E4"/>
    <w:rsid w:val="00EE3157"/>
    <w:rsid w:val="00EE472D"/>
    <w:rsid w:val="00EE4BDE"/>
    <w:rsid w:val="00EE4E03"/>
    <w:rsid w:val="00EE5D04"/>
    <w:rsid w:val="00EE5E94"/>
    <w:rsid w:val="00EE5FE1"/>
    <w:rsid w:val="00EE62DF"/>
    <w:rsid w:val="00EE6362"/>
    <w:rsid w:val="00EE6961"/>
    <w:rsid w:val="00EF1373"/>
    <w:rsid w:val="00EF299B"/>
    <w:rsid w:val="00EF2D8F"/>
    <w:rsid w:val="00EF3980"/>
    <w:rsid w:val="00EF5DF0"/>
    <w:rsid w:val="00EF63F4"/>
    <w:rsid w:val="00EF6596"/>
    <w:rsid w:val="00EF6BFA"/>
    <w:rsid w:val="00EF6CEA"/>
    <w:rsid w:val="00EF7088"/>
    <w:rsid w:val="00EF7D53"/>
    <w:rsid w:val="00F00843"/>
    <w:rsid w:val="00F01209"/>
    <w:rsid w:val="00F018EA"/>
    <w:rsid w:val="00F0313C"/>
    <w:rsid w:val="00F034F5"/>
    <w:rsid w:val="00F039DD"/>
    <w:rsid w:val="00F0557E"/>
    <w:rsid w:val="00F05A92"/>
    <w:rsid w:val="00F0668C"/>
    <w:rsid w:val="00F0703E"/>
    <w:rsid w:val="00F0750B"/>
    <w:rsid w:val="00F07C61"/>
    <w:rsid w:val="00F103C1"/>
    <w:rsid w:val="00F10644"/>
    <w:rsid w:val="00F106FB"/>
    <w:rsid w:val="00F11081"/>
    <w:rsid w:val="00F11F90"/>
    <w:rsid w:val="00F120DC"/>
    <w:rsid w:val="00F12858"/>
    <w:rsid w:val="00F12A35"/>
    <w:rsid w:val="00F12B6A"/>
    <w:rsid w:val="00F134C6"/>
    <w:rsid w:val="00F13947"/>
    <w:rsid w:val="00F13EDF"/>
    <w:rsid w:val="00F14094"/>
    <w:rsid w:val="00F1431B"/>
    <w:rsid w:val="00F156B4"/>
    <w:rsid w:val="00F15A98"/>
    <w:rsid w:val="00F17447"/>
    <w:rsid w:val="00F17F6F"/>
    <w:rsid w:val="00F21054"/>
    <w:rsid w:val="00F217D0"/>
    <w:rsid w:val="00F21B5B"/>
    <w:rsid w:val="00F220C1"/>
    <w:rsid w:val="00F22972"/>
    <w:rsid w:val="00F23309"/>
    <w:rsid w:val="00F23315"/>
    <w:rsid w:val="00F23C28"/>
    <w:rsid w:val="00F23ECB"/>
    <w:rsid w:val="00F243C2"/>
    <w:rsid w:val="00F244F2"/>
    <w:rsid w:val="00F253B6"/>
    <w:rsid w:val="00F25623"/>
    <w:rsid w:val="00F26287"/>
    <w:rsid w:val="00F265FF"/>
    <w:rsid w:val="00F277B8"/>
    <w:rsid w:val="00F302AD"/>
    <w:rsid w:val="00F31F09"/>
    <w:rsid w:val="00F31F44"/>
    <w:rsid w:val="00F327A6"/>
    <w:rsid w:val="00F3347E"/>
    <w:rsid w:val="00F3377E"/>
    <w:rsid w:val="00F354DE"/>
    <w:rsid w:val="00F35685"/>
    <w:rsid w:val="00F356DB"/>
    <w:rsid w:val="00F357FA"/>
    <w:rsid w:val="00F35A30"/>
    <w:rsid w:val="00F373A4"/>
    <w:rsid w:val="00F374E7"/>
    <w:rsid w:val="00F379EB"/>
    <w:rsid w:val="00F37DAE"/>
    <w:rsid w:val="00F404F7"/>
    <w:rsid w:val="00F41532"/>
    <w:rsid w:val="00F4195F"/>
    <w:rsid w:val="00F41F9F"/>
    <w:rsid w:val="00F42312"/>
    <w:rsid w:val="00F429D4"/>
    <w:rsid w:val="00F44433"/>
    <w:rsid w:val="00F44802"/>
    <w:rsid w:val="00F44FF9"/>
    <w:rsid w:val="00F45483"/>
    <w:rsid w:val="00F4618F"/>
    <w:rsid w:val="00F4648D"/>
    <w:rsid w:val="00F47448"/>
    <w:rsid w:val="00F5009C"/>
    <w:rsid w:val="00F50934"/>
    <w:rsid w:val="00F50EE9"/>
    <w:rsid w:val="00F50FE6"/>
    <w:rsid w:val="00F51B95"/>
    <w:rsid w:val="00F51F80"/>
    <w:rsid w:val="00F52A8A"/>
    <w:rsid w:val="00F53095"/>
    <w:rsid w:val="00F5352D"/>
    <w:rsid w:val="00F5358F"/>
    <w:rsid w:val="00F535FF"/>
    <w:rsid w:val="00F542E5"/>
    <w:rsid w:val="00F54BEB"/>
    <w:rsid w:val="00F56571"/>
    <w:rsid w:val="00F568BD"/>
    <w:rsid w:val="00F57F54"/>
    <w:rsid w:val="00F6062C"/>
    <w:rsid w:val="00F60A80"/>
    <w:rsid w:val="00F619BA"/>
    <w:rsid w:val="00F621A2"/>
    <w:rsid w:val="00F622F3"/>
    <w:rsid w:val="00F647CC"/>
    <w:rsid w:val="00F64A3D"/>
    <w:rsid w:val="00F64C79"/>
    <w:rsid w:val="00F65189"/>
    <w:rsid w:val="00F653F7"/>
    <w:rsid w:val="00F67170"/>
    <w:rsid w:val="00F67277"/>
    <w:rsid w:val="00F70C66"/>
    <w:rsid w:val="00F715FC"/>
    <w:rsid w:val="00F7180E"/>
    <w:rsid w:val="00F729FA"/>
    <w:rsid w:val="00F73A72"/>
    <w:rsid w:val="00F74000"/>
    <w:rsid w:val="00F74C06"/>
    <w:rsid w:val="00F75C8E"/>
    <w:rsid w:val="00F76072"/>
    <w:rsid w:val="00F760E9"/>
    <w:rsid w:val="00F76719"/>
    <w:rsid w:val="00F7678D"/>
    <w:rsid w:val="00F767E6"/>
    <w:rsid w:val="00F8079C"/>
    <w:rsid w:val="00F8167F"/>
    <w:rsid w:val="00F81AEE"/>
    <w:rsid w:val="00F81E53"/>
    <w:rsid w:val="00F82889"/>
    <w:rsid w:val="00F8381C"/>
    <w:rsid w:val="00F83DC4"/>
    <w:rsid w:val="00F84180"/>
    <w:rsid w:val="00F85944"/>
    <w:rsid w:val="00F85C69"/>
    <w:rsid w:val="00F86DAE"/>
    <w:rsid w:val="00F8700A"/>
    <w:rsid w:val="00F87BF7"/>
    <w:rsid w:val="00F87CC7"/>
    <w:rsid w:val="00F87F0F"/>
    <w:rsid w:val="00F90533"/>
    <w:rsid w:val="00F9091F"/>
    <w:rsid w:val="00F90EBE"/>
    <w:rsid w:val="00F91E23"/>
    <w:rsid w:val="00F924E1"/>
    <w:rsid w:val="00F92BA7"/>
    <w:rsid w:val="00F9360C"/>
    <w:rsid w:val="00F93B38"/>
    <w:rsid w:val="00F93F9D"/>
    <w:rsid w:val="00F9519D"/>
    <w:rsid w:val="00F9576D"/>
    <w:rsid w:val="00F96489"/>
    <w:rsid w:val="00F96A43"/>
    <w:rsid w:val="00F96B1D"/>
    <w:rsid w:val="00F96C62"/>
    <w:rsid w:val="00F97DE4"/>
    <w:rsid w:val="00FA0946"/>
    <w:rsid w:val="00FA1277"/>
    <w:rsid w:val="00FA1A45"/>
    <w:rsid w:val="00FA325C"/>
    <w:rsid w:val="00FA567A"/>
    <w:rsid w:val="00FA63A4"/>
    <w:rsid w:val="00FA6E96"/>
    <w:rsid w:val="00FA7ACA"/>
    <w:rsid w:val="00FB1949"/>
    <w:rsid w:val="00FB1CC1"/>
    <w:rsid w:val="00FB213F"/>
    <w:rsid w:val="00FB22D3"/>
    <w:rsid w:val="00FB3D28"/>
    <w:rsid w:val="00FB4550"/>
    <w:rsid w:val="00FB4665"/>
    <w:rsid w:val="00FB4ABD"/>
    <w:rsid w:val="00FB4CD5"/>
    <w:rsid w:val="00FB7978"/>
    <w:rsid w:val="00FC0B3D"/>
    <w:rsid w:val="00FC112D"/>
    <w:rsid w:val="00FC1AF1"/>
    <w:rsid w:val="00FC1C10"/>
    <w:rsid w:val="00FC1C78"/>
    <w:rsid w:val="00FC213C"/>
    <w:rsid w:val="00FC2342"/>
    <w:rsid w:val="00FC297A"/>
    <w:rsid w:val="00FC2C84"/>
    <w:rsid w:val="00FC305C"/>
    <w:rsid w:val="00FC323F"/>
    <w:rsid w:val="00FC32F5"/>
    <w:rsid w:val="00FC341F"/>
    <w:rsid w:val="00FC4D9F"/>
    <w:rsid w:val="00FC58B5"/>
    <w:rsid w:val="00FC5D2D"/>
    <w:rsid w:val="00FC6136"/>
    <w:rsid w:val="00FC6265"/>
    <w:rsid w:val="00FC63B9"/>
    <w:rsid w:val="00FC7599"/>
    <w:rsid w:val="00FC7D78"/>
    <w:rsid w:val="00FD01BB"/>
    <w:rsid w:val="00FD03AC"/>
    <w:rsid w:val="00FD0AF1"/>
    <w:rsid w:val="00FD0C00"/>
    <w:rsid w:val="00FD1069"/>
    <w:rsid w:val="00FD1C13"/>
    <w:rsid w:val="00FD236C"/>
    <w:rsid w:val="00FD2DC7"/>
    <w:rsid w:val="00FD31A4"/>
    <w:rsid w:val="00FD3F76"/>
    <w:rsid w:val="00FD529C"/>
    <w:rsid w:val="00FD5634"/>
    <w:rsid w:val="00FD563D"/>
    <w:rsid w:val="00FD6C65"/>
    <w:rsid w:val="00FD79FB"/>
    <w:rsid w:val="00FE0997"/>
    <w:rsid w:val="00FE0CC4"/>
    <w:rsid w:val="00FE14A9"/>
    <w:rsid w:val="00FE16E3"/>
    <w:rsid w:val="00FE2449"/>
    <w:rsid w:val="00FE271D"/>
    <w:rsid w:val="00FE31ED"/>
    <w:rsid w:val="00FE34E0"/>
    <w:rsid w:val="00FE4506"/>
    <w:rsid w:val="00FE4CC8"/>
    <w:rsid w:val="00FE5627"/>
    <w:rsid w:val="00FE5C3F"/>
    <w:rsid w:val="00FE5EC1"/>
    <w:rsid w:val="00FE61E3"/>
    <w:rsid w:val="00FE6582"/>
    <w:rsid w:val="00FE6BD5"/>
    <w:rsid w:val="00FE740E"/>
    <w:rsid w:val="00FF03B4"/>
    <w:rsid w:val="00FF0A0E"/>
    <w:rsid w:val="00FF25AC"/>
    <w:rsid w:val="00FF2677"/>
    <w:rsid w:val="00FF2834"/>
    <w:rsid w:val="00FF3042"/>
    <w:rsid w:val="00FF3A2A"/>
    <w:rsid w:val="00FF4ED0"/>
    <w:rsid w:val="00FF4FCD"/>
    <w:rsid w:val="00FF6964"/>
    <w:rsid w:val="00FF74F1"/>
    <w:rsid w:val="00FF75A9"/>
    <w:rsid w:val="00FF7A46"/>
    <w:rsid w:val="00FF7BFE"/>
    <w:rsid w:val="00FF7D40"/>
    <w:rsid w:val="01044BA9"/>
    <w:rsid w:val="017E220D"/>
    <w:rsid w:val="018D9301"/>
    <w:rsid w:val="01D9DE4D"/>
    <w:rsid w:val="02619F2E"/>
    <w:rsid w:val="02A1DD46"/>
    <w:rsid w:val="030C7DB1"/>
    <w:rsid w:val="0331EC48"/>
    <w:rsid w:val="033E6006"/>
    <w:rsid w:val="03517109"/>
    <w:rsid w:val="0372789F"/>
    <w:rsid w:val="03B1C124"/>
    <w:rsid w:val="03B89036"/>
    <w:rsid w:val="04091F0C"/>
    <w:rsid w:val="04211109"/>
    <w:rsid w:val="0444F3D9"/>
    <w:rsid w:val="04968889"/>
    <w:rsid w:val="049A3F4F"/>
    <w:rsid w:val="049D203B"/>
    <w:rsid w:val="04AA4448"/>
    <w:rsid w:val="04C88D90"/>
    <w:rsid w:val="053C4D0F"/>
    <w:rsid w:val="0547B3A9"/>
    <w:rsid w:val="054B1205"/>
    <w:rsid w:val="05898CAD"/>
    <w:rsid w:val="05EF14D9"/>
    <w:rsid w:val="060585E6"/>
    <w:rsid w:val="06113D8A"/>
    <w:rsid w:val="06114E89"/>
    <w:rsid w:val="06355F9B"/>
    <w:rsid w:val="063D4F0A"/>
    <w:rsid w:val="06E6FA53"/>
    <w:rsid w:val="06F73E4D"/>
    <w:rsid w:val="071FDB19"/>
    <w:rsid w:val="0756C3CB"/>
    <w:rsid w:val="07629C02"/>
    <w:rsid w:val="07EA161B"/>
    <w:rsid w:val="080C5D1A"/>
    <w:rsid w:val="08185D18"/>
    <w:rsid w:val="0822C376"/>
    <w:rsid w:val="084D2A52"/>
    <w:rsid w:val="08DF6A60"/>
    <w:rsid w:val="09244BF0"/>
    <w:rsid w:val="092F182B"/>
    <w:rsid w:val="09622243"/>
    <w:rsid w:val="0981AA0F"/>
    <w:rsid w:val="09EC158D"/>
    <w:rsid w:val="09EFFE82"/>
    <w:rsid w:val="0A0A4A39"/>
    <w:rsid w:val="0A2ECBF5"/>
    <w:rsid w:val="0A546B2F"/>
    <w:rsid w:val="0A666F99"/>
    <w:rsid w:val="0AF068C5"/>
    <w:rsid w:val="0B018455"/>
    <w:rsid w:val="0BEA5502"/>
    <w:rsid w:val="0C0B3682"/>
    <w:rsid w:val="0C24B026"/>
    <w:rsid w:val="0C610276"/>
    <w:rsid w:val="0CB3615C"/>
    <w:rsid w:val="0D192182"/>
    <w:rsid w:val="0D3F8283"/>
    <w:rsid w:val="0D7CAC9B"/>
    <w:rsid w:val="0DF8AA05"/>
    <w:rsid w:val="0DFC68AE"/>
    <w:rsid w:val="0F041C06"/>
    <w:rsid w:val="0F2CDE22"/>
    <w:rsid w:val="0FCE38D0"/>
    <w:rsid w:val="0FD5B15D"/>
    <w:rsid w:val="10138EFA"/>
    <w:rsid w:val="101EE6C9"/>
    <w:rsid w:val="10328070"/>
    <w:rsid w:val="1045FC68"/>
    <w:rsid w:val="104B9639"/>
    <w:rsid w:val="1083BBA0"/>
    <w:rsid w:val="1095C887"/>
    <w:rsid w:val="10C46967"/>
    <w:rsid w:val="10CBC591"/>
    <w:rsid w:val="10EEDE4A"/>
    <w:rsid w:val="116D9800"/>
    <w:rsid w:val="116EBFD9"/>
    <w:rsid w:val="11AECBEC"/>
    <w:rsid w:val="11F06F2A"/>
    <w:rsid w:val="1218352A"/>
    <w:rsid w:val="123A5869"/>
    <w:rsid w:val="126D2A14"/>
    <w:rsid w:val="12F64758"/>
    <w:rsid w:val="1315903F"/>
    <w:rsid w:val="1364AEBB"/>
    <w:rsid w:val="13A7A8F0"/>
    <w:rsid w:val="13C830B8"/>
    <w:rsid w:val="13DA8A06"/>
    <w:rsid w:val="142C9CF5"/>
    <w:rsid w:val="14600FD1"/>
    <w:rsid w:val="1465C85D"/>
    <w:rsid w:val="14B16073"/>
    <w:rsid w:val="150EAC9D"/>
    <w:rsid w:val="1592BB02"/>
    <w:rsid w:val="15A2B3D7"/>
    <w:rsid w:val="15CE44D6"/>
    <w:rsid w:val="160B522C"/>
    <w:rsid w:val="162629E7"/>
    <w:rsid w:val="16612867"/>
    <w:rsid w:val="166189C0"/>
    <w:rsid w:val="16B04C98"/>
    <w:rsid w:val="174E0328"/>
    <w:rsid w:val="175B0397"/>
    <w:rsid w:val="17608995"/>
    <w:rsid w:val="17FC9B0F"/>
    <w:rsid w:val="18066A4C"/>
    <w:rsid w:val="18F87DA1"/>
    <w:rsid w:val="19C1AA35"/>
    <w:rsid w:val="19D8DBBA"/>
    <w:rsid w:val="1A6727AD"/>
    <w:rsid w:val="1AD3F11C"/>
    <w:rsid w:val="1AEED669"/>
    <w:rsid w:val="1B166ABA"/>
    <w:rsid w:val="1B4BE971"/>
    <w:rsid w:val="1B79A5C2"/>
    <w:rsid w:val="1B8BA937"/>
    <w:rsid w:val="1B95F9AD"/>
    <w:rsid w:val="1B97F449"/>
    <w:rsid w:val="1C587881"/>
    <w:rsid w:val="1C8D64BF"/>
    <w:rsid w:val="1CB49E67"/>
    <w:rsid w:val="1CCD7687"/>
    <w:rsid w:val="1D9C2A58"/>
    <w:rsid w:val="1E006A45"/>
    <w:rsid w:val="1E7B79E8"/>
    <w:rsid w:val="1EA73E81"/>
    <w:rsid w:val="1EC88152"/>
    <w:rsid w:val="1EF06C4A"/>
    <w:rsid w:val="1F3AB517"/>
    <w:rsid w:val="1F528AC7"/>
    <w:rsid w:val="1F8D8BD5"/>
    <w:rsid w:val="2006F6D4"/>
    <w:rsid w:val="204F46B0"/>
    <w:rsid w:val="2055479A"/>
    <w:rsid w:val="209403F7"/>
    <w:rsid w:val="20993C48"/>
    <w:rsid w:val="20FDEA7B"/>
    <w:rsid w:val="21111ECE"/>
    <w:rsid w:val="2129AFE3"/>
    <w:rsid w:val="213CF748"/>
    <w:rsid w:val="214AB0FE"/>
    <w:rsid w:val="21626DF5"/>
    <w:rsid w:val="2183186E"/>
    <w:rsid w:val="222244E6"/>
    <w:rsid w:val="231CFD44"/>
    <w:rsid w:val="234FE002"/>
    <w:rsid w:val="23623A16"/>
    <w:rsid w:val="237D623B"/>
    <w:rsid w:val="23B2FA2B"/>
    <w:rsid w:val="246C1891"/>
    <w:rsid w:val="24BFB4C5"/>
    <w:rsid w:val="257E5714"/>
    <w:rsid w:val="25C1B94A"/>
    <w:rsid w:val="25F8927B"/>
    <w:rsid w:val="26116F22"/>
    <w:rsid w:val="2682C090"/>
    <w:rsid w:val="276F0D65"/>
    <w:rsid w:val="2785E465"/>
    <w:rsid w:val="27ECD84E"/>
    <w:rsid w:val="286B7709"/>
    <w:rsid w:val="2892CCB8"/>
    <w:rsid w:val="28E89E93"/>
    <w:rsid w:val="2919F703"/>
    <w:rsid w:val="2990C6BC"/>
    <w:rsid w:val="29ACE6C4"/>
    <w:rsid w:val="29C8B3B6"/>
    <w:rsid w:val="29F9D58E"/>
    <w:rsid w:val="2A24C963"/>
    <w:rsid w:val="2A78DF6E"/>
    <w:rsid w:val="2A9C74B8"/>
    <w:rsid w:val="2B018E6C"/>
    <w:rsid w:val="2B32C146"/>
    <w:rsid w:val="2B6B7C63"/>
    <w:rsid w:val="2BB4729F"/>
    <w:rsid w:val="2BF4B666"/>
    <w:rsid w:val="2C1B9CC0"/>
    <w:rsid w:val="2C37040A"/>
    <w:rsid w:val="2CB99CA6"/>
    <w:rsid w:val="2CC35E7D"/>
    <w:rsid w:val="2D20910F"/>
    <w:rsid w:val="2D655AFB"/>
    <w:rsid w:val="2DB3DCBD"/>
    <w:rsid w:val="2DF3D017"/>
    <w:rsid w:val="2DFBBCFE"/>
    <w:rsid w:val="2E2DA500"/>
    <w:rsid w:val="2E2ED231"/>
    <w:rsid w:val="2E9EEE45"/>
    <w:rsid w:val="2ED906C1"/>
    <w:rsid w:val="2F2701F1"/>
    <w:rsid w:val="2FA5DC16"/>
    <w:rsid w:val="2FCB586F"/>
    <w:rsid w:val="2FDCBFB3"/>
    <w:rsid w:val="3002C7B6"/>
    <w:rsid w:val="303D1381"/>
    <w:rsid w:val="30A7AB98"/>
    <w:rsid w:val="30C3E11B"/>
    <w:rsid w:val="30FFADD8"/>
    <w:rsid w:val="3110BF80"/>
    <w:rsid w:val="320D39A3"/>
    <w:rsid w:val="322A0804"/>
    <w:rsid w:val="32B5A474"/>
    <w:rsid w:val="333B3E0C"/>
    <w:rsid w:val="335F21D2"/>
    <w:rsid w:val="337B8B46"/>
    <w:rsid w:val="34662EE4"/>
    <w:rsid w:val="348E2379"/>
    <w:rsid w:val="3499DB0C"/>
    <w:rsid w:val="34C5D942"/>
    <w:rsid w:val="34FD6BEA"/>
    <w:rsid w:val="351EF05A"/>
    <w:rsid w:val="35773D92"/>
    <w:rsid w:val="357E1376"/>
    <w:rsid w:val="358301FF"/>
    <w:rsid w:val="35858CE5"/>
    <w:rsid w:val="35BF4934"/>
    <w:rsid w:val="3633E152"/>
    <w:rsid w:val="367A95BA"/>
    <w:rsid w:val="368AD42F"/>
    <w:rsid w:val="36DDE730"/>
    <w:rsid w:val="375110F6"/>
    <w:rsid w:val="37650FB9"/>
    <w:rsid w:val="37AA6762"/>
    <w:rsid w:val="37CB0053"/>
    <w:rsid w:val="3817A03F"/>
    <w:rsid w:val="385C6B37"/>
    <w:rsid w:val="3860959B"/>
    <w:rsid w:val="38628870"/>
    <w:rsid w:val="389702E2"/>
    <w:rsid w:val="389FB596"/>
    <w:rsid w:val="38A26F55"/>
    <w:rsid w:val="392C40EC"/>
    <w:rsid w:val="3935A504"/>
    <w:rsid w:val="3935B34C"/>
    <w:rsid w:val="3AC28862"/>
    <w:rsid w:val="3B4FFB9A"/>
    <w:rsid w:val="3B8485BC"/>
    <w:rsid w:val="3BC58218"/>
    <w:rsid w:val="3C60E14E"/>
    <w:rsid w:val="3C9BA874"/>
    <w:rsid w:val="3DA31A89"/>
    <w:rsid w:val="3DAC1839"/>
    <w:rsid w:val="3DD43910"/>
    <w:rsid w:val="3E0FAAC5"/>
    <w:rsid w:val="3E48BC2E"/>
    <w:rsid w:val="3E4FC683"/>
    <w:rsid w:val="3E84B34A"/>
    <w:rsid w:val="3EDA6FC6"/>
    <w:rsid w:val="3EEE211A"/>
    <w:rsid w:val="3EF3C9F9"/>
    <w:rsid w:val="3EF429BA"/>
    <w:rsid w:val="3EF8904E"/>
    <w:rsid w:val="3F6EFD5F"/>
    <w:rsid w:val="3FBD2D25"/>
    <w:rsid w:val="3FC0AE8C"/>
    <w:rsid w:val="40442C69"/>
    <w:rsid w:val="4045AD2B"/>
    <w:rsid w:val="4080DC35"/>
    <w:rsid w:val="40856CAB"/>
    <w:rsid w:val="40AE013B"/>
    <w:rsid w:val="40B02800"/>
    <w:rsid w:val="40B19833"/>
    <w:rsid w:val="40C646F2"/>
    <w:rsid w:val="40FA9E00"/>
    <w:rsid w:val="40FD116C"/>
    <w:rsid w:val="41521F7C"/>
    <w:rsid w:val="417F5931"/>
    <w:rsid w:val="41CB3942"/>
    <w:rsid w:val="41DA9AB3"/>
    <w:rsid w:val="420E4A85"/>
    <w:rsid w:val="422C115A"/>
    <w:rsid w:val="425AF7F0"/>
    <w:rsid w:val="426509AE"/>
    <w:rsid w:val="429F9F5A"/>
    <w:rsid w:val="42F19504"/>
    <w:rsid w:val="43CE73B8"/>
    <w:rsid w:val="442D909F"/>
    <w:rsid w:val="444A6796"/>
    <w:rsid w:val="446D0A93"/>
    <w:rsid w:val="449CEDE7"/>
    <w:rsid w:val="44B3C702"/>
    <w:rsid w:val="45072492"/>
    <w:rsid w:val="45497AB5"/>
    <w:rsid w:val="456321E8"/>
    <w:rsid w:val="45638014"/>
    <w:rsid w:val="458AC255"/>
    <w:rsid w:val="45E7CD0D"/>
    <w:rsid w:val="464F8138"/>
    <w:rsid w:val="46572099"/>
    <w:rsid w:val="4676A2F6"/>
    <w:rsid w:val="47142327"/>
    <w:rsid w:val="471CFC69"/>
    <w:rsid w:val="4763BB23"/>
    <w:rsid w:val="47760C5E"/>
    <w:rsid w:val="479D8D9D"/>
    <w:rsid w:val="47F86ABB"/>
    <w:rsid w:val="48556632"/>
    <w:rsid w:val="486B257F"/>
    <w:rsid w:val="48EFB1B3"/>
    <w:rsid w:val="49064141"/>
    <w:rsid w:val="49259CF7"/>
    <w:rsid w:val="4933F553"/>
    <w:rsid w:val="49777C68"/>
    <w:rsid w:val="4A1020B2"/>
    <w:rsid w:val="4A38989B"/>
    <w:rsid w:val="4A3B5EB9"/>
    <w:rsid w:val="4A816E54"/>
    <w:rsid w:val="4A8A88AF"/>
    <w:rsid w:val="4B1E3448"/>
    <w:rsid w:val="4BDAFCFB"/>
    <w:rsid w:val="4C4415B8"/>
    <w:rsid w:val="4CB8DAB8"/>
    <w:rsid w:val="4D02B26E"/>
    <w:rsid w:val="4D04A917"/>
    <w:rsid w:val="4D5602C2"/>
    <w:rsid w:val="4D5C5BB6"/>
    <w:rsid w:val="4E13AC46"/>
    <w:rsid w:val="4E3C7D78"/>
    <w:rsid w:val="4E633B10"/>
    <w:rsid w:val="4E9DFE02"/>
    <w:rsid w:val="4F0D640C"/>
    <w:rsid w:val="4FEB5FCF"/>
    <w:rsid w:val="50022E12"/>
    <w:rsid w:val="5007C3D4"/>
    <w:rsid w:val="503CE05E"/>
    <w:rsid w:val="50A6D22D"/>
    <w:rsid w:val="50B34AF8"/>
    <w:rsid w:val="50EF22FF"/>
    <w:rsid w:val="516DE23D"/>
    <w:rsid w:val="5173C57A"/>
    <w:rsid w:val="51D367A1"/>
    <w:rsid w:val="51DEEC5D"/>
    <w:rsid w:val="520A2791"/>
    <w:rsid w:val="520CB05F"/>
    <w:rsid w:val="52D9C440"/>
    <w:rsid w:val="52DD9D2E"/>
    <w:rsid w:val="5348BB78"/>
    <w:rsid w:val="5438BC1B"/>
    <w:rsid w:val="54656599"/>
    <w:rsid w:val="546CFAB6"/>
    <w:rsid w:val="5491D518"/>
    <w:rsid w:val="54BB522C"/>
    <w:rsid w:val="54C26262"/>
    <w:rsid w:val="550026ED"/>
    <w:rsid w:val="556AFCDD"/>
    <w:rsid w:val="5595161F"/>
    <w:rsid w:val="55BF7A06"/>
    <w:rsid w:val="565C62BC"/>
    <w:rsid w:val="566DF16A"/>
    <w:rsid w:val="568FF925"/>
    <w:rsid w:val="56918912"/>
    <w:rsid w:val="56B8128F"/>
    <w:rsid w:val="56DDA0DD"/>
    <w:rsid w:val="56E25A96"/>
    <w:rsid w:val="5713BDFA"/>
    <w:rsid w:val="578C95CA"/>
    <w:rsid w:val="5791A625"/>
    <w:rsid w:val="580DAA69"/>
    <w:rsid w:val="5851550F"/>
    <w:rsid w:val="588280B6"/>
    <w:rsid w:val="58AB6519"/>
    <w:rsid w:val="58E348DE"/>
    <w:rsid w:val="593990A2"/>
    <w:rsid w:val="59D87ECC"/>
    <w:rsid w:val="59F6C5E5"/>
    <w:rsid w:val="5A2E2146"/>
    <w:rsid w:val="5A3B4014"/>
    <w:rsid w:val="5A425DC9"/>
    <w:rsid w:val="5A70BE8B"/>
    <w:rsid w:val="5A74F889"/>
    <w:rsid w:val="5AAE69F0"/>
    <w:rsid w:val="5AB3FAA2"/>
    <w:rsid w:val="5B1635E1"/>
    <w:rsid w:val="5B26C06E"/>
    <w:rsid w:val="5B4685BC"/>
    <w:rsid w:val="5B5A7704"/>
    <w:rsid w:val="5B89E42E"/>
    <w:rsid w:val="5BC0B1F9"/>
    <w:rsid w:val="5C557CFE"/>
    <w:rsid w:val="5C9125E7"/>
    <w:rsid w:val="5CE2FA61"/>
    <w:rsid w:val="5CEDF633"/>
    <w:rsid w:val="5D047CF6"/>
    <w:rsid w:val="5D2D773E"/>
    <w:rsid w:val="5D542C29"/>
    <w:rsid w:val="5D726A1E"/>
    <w:rsid w:val="5E2CC58F"/>
    <w:rsid w:val="5E9013A1"/>
    <w:rsid w:val="5EEA1950"/>
    <w:rsid w:val="5F645FF1"/>
    <w:rsid w:val="5FC55EBE"/>
    <w:rsid w:val="5FC7D958"/>
    <w:rsid w:val="5FDB5E3F"/>
    <w:rsid w:val="60084F3E"/>
    <w:rsid w:val="60B6FC0E"/>
    <w:rsid w:val="60BFAB6C"/>
    <w:rsid w:val="60C49287"/>
    <w:rsid w:val="61BA07E9"/>
    <w:rsid w:val="61C11E30"/>
    <w:rsid w:val="61D516B9"/>
    <w:rsid w:val="62258135"/>
    <w:rsid w:val="627051A3"/>
    <w:rsid w:val="627234F7"/>
    <w:rsid w:val="62D7E044"/>
    <w:rsid w:val="62FE67CD"/>
    <w:rsid w:val="63177745"/>
    <w:rsid w:val="633F2329"/>
    <w:rsid w:val="638A9A63"/>
    <w:rsid w:val="63AAF336"/>
    <w:rsid w:val="64FB38BD"/>
    <w:rsid w:val="650325A7"/>
    <w:rsid w:val="652B67F1"/>
    <w:rsid w:val="66223EB8"/>
    <w:rsid w:val="6656739D"/>
    <w:rsid w:val="66B3575A"/>
    <w:rsid w:val="66B6D98A"/>
    <w:rsid w:val="66D30661"/>
    <w:rsid w:val="66E52979"/>
    <w:rsid w:val="66FB1ED2"/>
    <w:rsid w:val="67C5195A"/>
    <w:rsid w:val="67CA95E6"/>
    <w:rsid w:val="680DD9E3"/>
    <w:rsid w:val="6843133B"/>
    <w:rsid w:val="68671EB4"/>
    <w:rsid w:val="68A0F9BE"/>
    <w:rsid w:val="68D2805C"/>
    <w:rsid w:val="68EBF40E"/>
    <w:rsid w:val="691D37EA"/>
    <w:rsid w:val="692445AF"/>
    <w:rsid w:val="693AB379"/>
    <w:rsid w:val="69A3F175"/>
    <w:rsid w:val="69ADEB89"/>
    <w:rsid w:val="69D69AE7"/>
    <w:rsid w:val="69E6D87C"/>
    <w:rsid w:val="6A3E7B28"/>
    <w:rsid w:val="6A421343"/>
    <w:rsid w:val="6ABEFD48"/>
    <w:rsid w:val="6ACE0D6C"/>
    <w:rsid w:val="6B2B3DA0"/>
    <w:rsid w:val="6B7F7BE7"/>
    <w:rsid w:val="6B910285"/>
    <w:rsid w:val="6B9B6CED"/>
    <w:rsid w:val="6BC5A778"/>
    <w:rsid w:val="6C2AD92C"/>
    <w:rsid w:val="6C7FED01"/>
    <w:rsid w:val="6C9ABD43"/>
    <w:rsid w:val="6CD42EC0"/>
    <w:rsid w:val="6CDD801D"/>
    <w:rsid w:val="6D13E901"/>
    <w:rsid w:val="6D45F5D2"/>
    <w:rsid w:val="6DC23D1A"/>
    <w:rsid w:val="6E6146F7"/>
    <w:rsid w:val="6EA1D9D9"/>
    <w:rsid w:val="6EE1A30F"/>
    <w:rsid w:val="6F279203"/>
    <w:rsid w:val="6F7C2AF0"/>
    <w:rsid w:val="6F7D273B"/>
    <w:rsid w:val="6FD8348C"/>
    <w:rsid w:val="6FE6E24B"/>
    <w:rsid w:val="7008CC2B"/>
    <w:rsid w:val="706489E7"/>
    <w:rsid w:val="7071163F"/>
    <w:rsid w:val="708482CC"/>
    <w:rsid w:val="708C24F8"/>
    <w:rsid w:val="70AB8C15"/>
    <w:rsid w:val="71094DE8"/>
    <w:rsid w:val="7113902A"/>
    <w:rsid w:val="714BAA00"/>
    <w:rsid w:val="7193E801"/>
    <w:rsid w:val="72093995"/>
    <w:rsid w:val="7218F664"/>
    <w:rsid w:val="72441D5E"/>
    <w:rsid w:val="72467615"/>
    <w:rsid w:val="726CB977"/>
    <w:rsid w:val="72A37394"/>
    <w:rsid w:val="72ABCFFD"/>
    <w:rsid w:val="72C08BB7"/>
    <w:rsid w:val="72F95E09"/>
    <w:rsid w:val="73317809"/>
    <w:rsid w:val="7358919E"/>
    <w:rsid w:val="73D10174"/>
    <w:rsid w:val="7419366C"/>
    <w:rsid w:val="7465E59C"/>
    <w:rsid w:val="7484C239"/>
    <w:rsid w:val="74EA5153"/>
    <w:rsid w:val="7596B4DF"/>
    <w:rsid w:val="75BD13D8"/>
    <w:rsid w:val="76507138"/>
    <w:rsid w:val="76D54C70"/>
    <w:rsid w:val="76FDDDA9"/>
    <w:rsid w:val="773BBD45"/>
    <w:rsid w:val="773DF037"/>
    <w:rsid w:val="773F5D03"/>
    <w:rsid w:val="77A62155"/>
    <w:rsid w:val="77C95764"/>
    <w:rsid w:val="77EE46FC"/>
    <w:rsid w:val="78525593"/>
    <w:rsid w:val="791A9669"/>
    <w:rsid w:val="792712A1"/>
    <w:rsid w:val="7965DF4E"/>
    <w:rsid w:val="797784AD"/>
    <w:rsid w:val="799CDBCD"/>
    <w:rsid w:val="79B58912"/>
    <w:rsid w:val="7A5300D7"/>
    <w:rsid w:val="7A902867"/>
    <w:rsid w:val="7A91CDB0"/>
    <w:rsid w:val="7A9E179D"/>
    <w:rsid w:val="7AB82023"/>
    <w:rsid w:val="7B2A6DB0"/>
    <w:rsid w:val="7C27DD2F"/>
    <w:rsid w:val="7CD87E7C"/>
    <w:rsid w:val="7CE7E599"/>
    <w:rsid w:val="7CEEF4C6"/>
    <w:rsid w:val="7D55ADE4"/>
    <w:rsid w:val="7D8047AA"/>
    <w:rsid w:val="7D888A57"/>
    <w:rsid w:val="7D98FCC2"/>
    <w:rsid w:val="7D9EB7C3"/>
    <w:rsid w:val="7E4E44D8"/>
    <w:rsid w:val="7EA3A0AE"/>
    <w:rsid w:val="7ED6889B"/>
    <w:rsid w:val="7FAE4A81"/>
    <w:rsid w:val="7FB79D2D"/>
    <w:rsid w:val="7FC95C7E"/>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A48A4D"/>
  <w15:chartTrackingRefBased/>
  <w15:docId w15:val="{765877E5-8BB8-43CC-9BF5-9846E5BDA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iPriority="99" w:unhideWhenUsed="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37195"/>
    <w:pPr>
      <w:spacing w:after="0" w:line="240" w:lineRule="auto"/>
    </w:pPr>
    <w:rPr>
      <w:rFonts w:ascii="Times New Roman" w:eastAsia="MS Mincho" w:hAnsi="Times New Roman" w:cs="Times New Roman"/>
      <w:sz w:val="20"/>
      <w:szCs w:val="20"/>
    </w:rPr>
  </w:style>
  <w:style w:type="paragraph" w:styleId="Heading1">
    <w:name w:val="heading 1"/>
    <w:aliases w:val="BMS Heading 1"/>
    <w:next w:val="BMSBodyText"/>
    <w:link w:val="Heading1Char"/>
    <w:qFormat/>
    <w:rsid w:val="00E50879"/>
    <w:pPr>
      <w:keepNext/>
      <w:keepLines/>
      <w:numPr>
        <w:numId w:val="28"/>
      </w:numPr>
      <w:tabs>
        <w:tab w:val="left" w:pos="1152"/>
      </w:tabs>
      <w:spacing w:before="120" w:after="120" w:line="240" w:lineRule="auto"/>
      <w:outlineLvl w:val="0"/>
    </w:pPr>
    <w:rPr>
      <w:rFonts w:ascii="Arial" w:eastAsia="MS Mincho" w:hAnsi="Arial" w:cs="Times New Roman"/>
      <w:b/>
      <w:caps/>
      <w:color w:val="000000"/>
      <w:sz w:val="24"/>
      <w:szCs w:val="20"/>
      <w:lang w:val="x-none" w:eastAsia="x-none"/>
    </w:rPr>
  </w:style>
  <w:style w:type="paragraph" w:styleId="Heading2">
    <w:name w:val="heading 2"/>
    <w:aliases w:val="BMS Heading 2"/>
    <w:next w:val="BMSBodyText"/>
    <w:link w:val="Heading2Char"/>
    <w:qFormat/>
    <w:rsid w:val="00E50879"/>
    <w:pPr>
      <w:keepNext/>
      <w:numPr>
        <w:ilvl w:val="1"/>
        <w:numId w:val="28"/>
      </w:numPr>
      <w:tabs>
        <w:tab w:val="clear" w:pos="1242"/>
        <w:tab w:val="left" w:pos="1152"/>
      </w:tabs>
      <w:spacing w:before="120" w:after="120" w:line="240" w:lineRule="auto"/>
      <w:ind w:left="1152"/>
      <w:outlineLvl w:val="1"/>
    </w:pPr>
    <w:rPr>
      <w:rFonts w:ascii="Arial" w:eastAsia="MS Mincho" w:hAnsi="Arial" w:cs="Times New Roman"/>
      <w:b/>
      <w:color w:val="000000"/>
      <w:sz w:val="24"/>
      <w:szCs w:val="20"/>
      <w:lang w:val="x-none" w:eastAsia="x-none"/>
    </w:rPr>
  </w:style>
  <w:style w:type="paragraph" w:styleId="Heading3">
    <w:name w:val="heading 3"/>
    <w:aliases w:val="BMS Heading 3"/>
    <w:next w:val="BMSBodyText"/>
    <w:link w:val="Heading3Char"/>
    <w:qFormat/>
    <w:rsid w:val="00E50879"/>
    <w:pPr>
      <w:keepNext/>
      <w:keepLines/>
      <w:numPr>
        <w:ilvl w:val="2"/>
        <w:numId w:val="28"/>
      </w:numPr>
      <w:tabs>
        <w:tab w:val="left" w:pos="1152"/>
      </w:tabs>
      <w:spacing w:before="120" w:after="120" w:line="240" w:lineRule="auto"/>
      <w:outlineLvl w:val="2"/>
    </w:pPr>
    <w:rPr>
      <w:rFonts w:ascii="Arial" w:eastAsia="MS Mincho" w:hAnsi="Arial" w:cs="Times New Roman"/>
      <w:b/>
      <w:i/>
      <w:color w:val="000000"/>
      <w:sz w:val="24"/>
      <w:szCs w:val="20"/>
      <w:lang w:val="x-none" w:eastAsia="x-none"/>
    </w:rPr>
  </w:style>
  <w:style w:type="paragraph" w:styleId="Heading4">
    <w:name w:val="heading 4"/>
    <w:aliases w:val="BMS Heading 4"/>
    <w:next w:val="BMSBodyText"/>
    <w:link w:val="Heading4Char"/>
    <w:qFormat/>
    <w:rsid w:val="00E50879"/>
    <w:pPr>
      <w:keepNext/>
      <w:keepLines/>
      <w:numPr>
        <w:ilvl w:val="3"/>
        <w:numId w:val="28"/>
      </w:numPr>
      <w:tabs>
        <w:tab w:val="left" w:pos="1152"/>
      </w:tabs>
      <w:spacing w:before="120" w:after="120" w:line="240" w:lineRule="auto"/>
      <w:outlineLvl w:val="3"/>
    </w:pPr>
    <w:rPr>
      <w:rFonts w:ascii="Arial" w:eastAsia="MS Mincho" w:hAnsi="Arial" w:cs="Arial"/>
      <w:b/>
      <w:i/>
      <w:color w:val="000000"/>
      <w:sz w:val="24"/>
      <w:szCs w:val="20"/>
      <w:lang w:val="x-none" w:eastAsia="x-none"/>
    </w:rPr>
  </w:style>
  <w:style w:type="paragraph" w:styleId="Heading5">
    <w:name w:val="heading 5"/>
    <w:basedOn w:val="Heading4"/>
    <w:next w:val="BMSBodyText"/>
    <w:link w:val="Heading5Char"/>
    <w:autoRedefine/>
    <w:qFormat/>
    <w:rsid w:val="00E50879"/>
    <w:pPr>
      <w:numPr>
        <w:ilvl w:val="4"/>
      </w:numPr>
      <w:outlineLvl w:val="4"/>
    </w:pPr>
    <w:rPr>
      <w:sz w:val="21"/>
    </w:rPr>
  </w:style>
  <w:style w:type="paragraph" w:styleId="Heading6">
    <w:name w:val="heading 6"/>
    <w:basedOn w:val="Heading5"/>
    <w:next w:val="BMSBodyText"/>
    <w:link w:val="Heading6Char"/>
    <w:autoRedefine/>
    <w:qFormat/>
    <w:rsid w:val="00E50879"/>
    <w:pPr>
      <w:numPr>
        <w:ilvl w:val="5"/>
      </w:numPr>
      <w:outlineLvl w:val="5"/>
    </w:pPr>
    <w:rPr>
      <w:lang w:val="en-US"/>
    </w:rPr>
  </w:style>
  <w:style w:type="paragraph" w:styleId="Heading7">
    <w:name w:val="heading 7"/>
    <w:basedOn w:val="Normal"/>
    <w:next w:val="BMSJpnBodyText"/>
    <w:link w:val="Heading7Char"/>
    <w:autoRedefine/>
    <w:qFormat/>
    <w:rsid w:val="00E50879"/>
    <w:pPr>
      <w:numPr>
        <w:numId w:val="13"/>
      </w:numPr>
      <w:tabs>
        <w:tab w:val="clear" w:pos="1080"/>
        <w:tab w:val="num" w:pos="1152"/>
      </w:tabs>
      <w:spacing w:before="120" w:after="120"/>
      <w:ind w:left="0" w:firstLine="0"/>
      <w:outlineLvl w:val="6"/>
    </w:pPr>
    <w:rPr>
      <w:b/>
      <w:sz w:val="21"/>
      <w:lang w:val="x-none" w:eastAsia="x-none"/>
    </w:rPr>
  </w:style>
  <w:style w:type="paragraph" w:styleId="Heading8">
    <w:name w:val="heading 8"/>
    <w:basedOn w:val="Normal"/>
    <w:next w:val="BMSJpnBodyText"/>
    <w:link w:val="Heading8Char"/>
    <w:autoRedefine/>
    <w:qFormat/>
    <w:rsid w:val="00E50879"/>
    <w:pPr>
      <w:tabs>
        <w:tab w:val="num" w:pos="1152"/>
      </w:tabs>
      <w:spacing w:before="120" w:after="120"/>
      <w:outlineLvl w:val="7"/>
    </w:pPr>
    <w:rPr>
      <w:b/>
      <w:sz w:val="21"/>
      <w:lang w:val="x-none" w:eastAsia="x-none"/>
    </w:rPr>
  </w:style>
  <w:style w:type="paragraph" w:styleId="Heading9">
    <w:name w:val="heading 9"/>
    <w:basedOn w:val="Normal"/>
    <w:next w:val="BMSJpnBodyText"/>
    <w:link w:val="Heading9Char"/>
    <w:autoRedefine/>
    <w:qFormat/>
    <w:rsid w:val="00E50879"/>
    <w:pPr>
      <w:tabs>
        <w:tab w:val="num" w:pos="1152"/>
      </w:tabs>
      <w:spacing w:before="120" w:after="120"/>
      <w:outlineLvl w:val="8"/>
    </w:pPr>
    <w:rPr>
      <w:b/>
      <w:sz w:val="21"/>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rsid w:val="00E50879"/>
    <w:rPr>
      <w:sz w:val="16"/>
    </w:rPr>
  </w:style>
  <w:style w:type="paragraph" w:styleId="ListParagraph">
    <w:name w:val="List Paragraph"/>
    <w:basedOn w:val="Normal"/>
    <w:uiPriority w:val="34"/>
    <w:qFormat/>
    <w:rsid w:val="00E50879"/>
    <w:pPr>
      <w:ind w:left="720"/>
    </w:pPr>
  </w:style>
  <w:style w:type="paragraph" w:styleId="CommentText">
    <w:name w:val="annotation text"/>
    <w:basedOn w:val="Normal"/>
    <w:link w:val="CommentTextChar"/>
    <w:uiPriority w:val="99"/>
    <w:rsid w:val="00E50879"/>
    <w:rPr>
      <w:lang w:val="x-none"/>
    </w:rPr>
  </w:style>
  <w:style w:type="character" w:customStyle="1" w:styleId="CommentTextChar">
    <w:name w:val="Comment Text Char"/>
    <w:link w:val="CommentText"/>
    <w:uiPriority w:val="99"/>
    <w:rsid w:val="00E50879"/>
    <w:rPr>
      <w:rFonts w:ascii="Times New Roman" w:eastAsia="MS Mincho" w:hAnsi="Times New Roman" w:cs="Times New Roman"/>
      <w:sz w:val="20"/>
      <w:szCs w:val="20"/>
      <w:lang w:val="x-none"/>
    </w:rPr>
  </w:style>
  <w:style w:type="paragraph" w:styleId="CommentSubject">
    <w:name w:val="annotation subject"/>
    <w:basedOn w:val="CommentText"/>
    <w:next w:val="CommentText"/>
    <w:link w:val="CommentSubjectChar"/>
    <w:rsid w:val="00E50879"/>
    <w:rPr>
      <w:b/>
      <w:bCs/>
      <w:lang w:eastAsia="x-none"/>
    </w:rPr>
  </w:style>
  <w:style w:type="character" w:customStyle="1" w:styleId="CommentSubjectChar">
    <w:name w:val="Comment Subject Char"/>
    <w:link w:val="CommentSubject"/>
    <w:rsid w:val="00E50879"/>
    <w:rPr>
      <w:rFonts w:ascii="Times New Roman" w:eastAsia="MS Mincho" w:hAnsi="Times New Roman" w:cs="Times New Roman"/>
      <w:b/>
      <w:bCs/>
      <w:sz w:val="20"/>
      <w:szCs w:val="20"/>
      <w:lang w:val="x-none" w:eastAsia="x-none"/>
    </w:rPr>
  </w:style>
  <w:style w:type="paragraph" w:styleId="BalloonText">
    <w:name w:val="Balloon Text"/>
    <w:basedOn w:val="Normal"/>
    <w:link w:val="BalloonTextChar"/>
    <w:uiPriority w:val="99"/>
    <w:unhideWhenUsed/>
    <w:rsid w:val="00E50879"/>
    <w:rPr>
      <w:rFonts w:ascii="Segoe UI" w:hAnsi="Segoe UI" w:cs="Segoe UI"/>
      <w:sz w:val="18"/>
      <w:szCs w:val="18"/>
    </w:rPr>
  </w:style>
  <w:style w:type="character" w:customStyle="1" w:styleId="BalloonTextChar">
    <w:name w:val="Balloon Text Char"/>
    <w:basedOn w:val="DefaultParagraphFont"/>
    <w:link w:val="BalloonText"/>
    <w:uiPriority w:val="99"/>
    <w:rsid w:val="00E50879"/>
    <w:rPr>
      <w:rFonts w:ascii="Segoe UI" w:eastAsia="MS Mincho" w:hAnsi="Segoe UI" w:cs="Segoe UI"/>
      <w:sz w:val="18"/>
      <w:szCs w:val="18"/>
    </w:rPr>
  </w:style>
  <w:style w:type="table" w:styleId="TableGrid">
    <w:name w:val="Table Grid"/>
    <w:basedOn w:val="TableNormal"/>
    <w:rsid w:val="00E50879"/>
    <w:pPr>
      <w:spacing w:after="0" w:line="240" w:lineRule="auto"/>
    </w:pPr>
    <w:rPr>
      <w:rFonts w:ascii="Times New Roman" w:eastAsia="MS Mincho"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next w:val="Normal"/>
    <w:uiPriority w:val="39"/>
    <w:rsid w:val="00E50879"/>
    <w:pPr>
      <w:tabs>
        <w:tab w:val="left" w:pos="1152"/>
        <w:tab w:val="right" w:leader="dot" w:pos="9360"/>
      </w:tabs>
      <w:spacing w:after="0" w:line="240" w:lineRule="auto"/>
      <w:ind w:left="1152" w:right="720" w:hanging="1152"/>
    </w:pPr>
    <w:rPr>
      <w:rFonts w:ascii="Times New Roman" w:eastAsia="MS Mincho" w:hAnsi="Times New Roman" w:cs="Arial"/>
      <w:caps/>
      <w:sz w:val="24"/>
      <w:szCs w:val="20"/>
    </w:rPr>
  </w:style>
  <w:style w:type="paragraph" w:styleId="TOC2">
    <w:name w:val="toc 2"/>
    <w:next w:val="Normal"/>
    <w:uiPriority w:val="39"/>
    <w:rsid w:val="00E50879"/>
    <w:pPr>
      <w:tabs>
        <w:tab w:val="left" w:pos="1152"/>
        <w:tab w:val="right" w:leader="dot" w:pos="9360"/>
      </w:tabs>
      <w:spacing w:after="0" w:line="240" w:lineRule="auto"/>
      <w:ind w:left="1152" w:right="720" w:hanging="1152"/>
    </w:pPr>
    <w:rPr>
      <w:rFonts w:ascii="Times New Roman" w:eastAsia="MS Mincho" w:hAnsi="Times New Roman" w:cs="Arial"/>
      <w:sz w:val="24"/>
      <w:szCs w:val="20"/>
    </w:rPr>
  </w:style>
  <w:style w:type="paragraph" w:styleId="TOC3">
    <w:name w:val="toc 3"/>
    <w:basedOn w:val="TOC2"/>
    <w:next w:val="Normal"/>
    <w:uiPriority w:val="39"/>
    <w:rsid w:val="00E50879"/>
    <w:rPr>
      <w:i/>
    </w:rPr>
  </w:style>
  <w:style w:type="character" w:styleId="EndnoteReference">
    <w:name w:val="endnote reference"/>
    <w:qFormat/>
    <w:rsid w:val="00E50879"/>
    <w:rPr>
      <w:color w:val="0000FF"/>
      <w:sz w:val="28"/>
      <w:vertAlign w:val="superscript"/>
    </w:rPr>
  </w:style>
  <w:style w:type="paragraph" w:styleId="NormalWeb">
    <w:name w:val="Normal (Web)"/>
    <w:basedOn w:val="Normal"/>
    <w:uiPriority w:val="99"/>
    <w:rsid w:val="00E50879"/>
    <w:rPr>
      <w:sz w:val="24"/>
      <w:szCs w:val="24"/>
    </w:rPr>
  </w:style>
  <w:style w:type="paragraph" w:styleId="Header">
    <w:name w:val="header"/>
    <w:link w:val="HeaderChar"/>
    <w:uiPriority w:val="99"/>
    <w:rsid w:val="00E50879"/>
    <w:pPr>
      <w:tabs>
        <w:tab w:val="right" w:pos="8640"/>
        <w:tab w:val="right" w:pos="12960"/>
      </w:tabs>
      <w:spacing w:after="0" w:line="240" w:lineRule="auto"/>
    </w:pPr>
    <w:rPr>
      <w:rFonts w:ascii="Times New Roman" w:eastAsia="MS Mincho" w:hAnsi="Times New Roman" w:cs="Times New Roman"/>
      <w:noProof/>
      <w:sz w:val="20"/>
      <w:szCs w:val="20"/>
      <w:lang w:eastAsia="ja-JP"/>
    </w:rPr>
  </w:style>
  <w:style w:type="character" w:customStyle="1" w:styleId="HeaderChar">
    <w:name w:val="Header Char"/>
    <w:link w:val="Header"/>
    <w:uiPriority w:val="99"/>
    <w:rsid w:val="00E50879"/>
    <w:rPr>
      <w:rFonts w:ascii="Times New Roman" w:eastAsia="MS Mincho" w:hAnsi="Times New Roman" w:cs="Times New Roman"/>
      <w:noProof/>
      <w:sz w:val="20"/>
      <w:szCs w:val="20"/>
      <w:lang w:eastAsia="ja-JP"/>
    </w:rPr>
  </w:style>
  <w:style w:type="paragraph" w:styleId="Footer">
    <w:name w:val="footer"/>
    <w:link w:val="FooterChar"/>
    <w:uiPriority w:val="99"/>
    <w:rsid w:val="00E50879"/>
    <w:pPr>
      <w:tabs>
        <w:tab w:val="right" w:pos="8640"/>
        <w:tab w:val="right" w:pos="12960"/>
      </w:tabs>
      <w:spacing w:after="0" w:line="240" w:lineRule="auto"/>
    </w:pPr>
    <w:rPr>
      <w:rFonts w:ascii="Times New Roman" w:eastAsia="MS Mincho" w:hAnsi="Times New Roman" w:cs="Times New Roman"/>
      <w:noProof/>
      <w:sz w:val="20"/>
      <w:szCs w:val="20"/>
      <w:lang w:eastAsia="ja-JP"/>
    </w:rPr>
  </w:style>
  <w:style w:type="character" w:customStyle="1" w:styleId="FooterChar">
    <w:name w:val="Footer Char"/>
    <w:link w:val="Footer"/>
    <w:uiPriority w:val="99"/>
    <w:rsid w:val="00E50879"/>
    <w:rPr>
      <w:rFonts w:ascii="Times New Roman" w:eastAsia="MS Mincho" w:hAnsi="Times New Roman" w:cs="Times New Roman"/>
      <w:noProof/>
      <w:sz w:val="20"/>
      <w:szCs w:val="20"/>
      <w:lang w:eastAsia="ja-JP"/>
    </w:rPr>
  </w:style>
  <w:style w:type="paragraph" w:styleId="FootnoteText">
    <w:name w:val="footnote text"/>
    <w:basedOn w:val="Normal"/>
    <w:link w:val="FootnoteTextChar"/>
    <w:rsid w:val="00E50879"/>
    <w:rPr>
      <w:lang w:val="x-none"/>
    </w:rPr>
  </w:style>
  <w:style w:type="character" w:customStyle="1" w:styleId="FootnoteTextChar">
    <w:name w:val="Footnote Text Char"/>
    <w:link w:val="FootnoteText"/>
    <w:rsid w:val="00E50879"/>
    <w:rPr>
      <w:rFonts w:ascii="Times New Roman" w:eastAsia="MS Mincho" w:hAnsi="Times New Roman" w:cs="Times New Roman"/>
      <w:sz w:val="20"/>
      <w:szCs w:val="20"/>
      <w:lang w:val="x-none"/>
    </w:rPr>
  </w:style>
  <w:style w:type="character" w:styleId="FootnoteReference">
    <w:name w:val="footnote reference"/>
    <w:rsid w:val="00E50879"/>
    <w:rPr>
      <w:vertAlign w:val="superscript"/>
    </w:rPr>
  </w:style>
  <w:style w:type="paragraph" w:styleId="Revision">
    <w:name w:val="Revision"/>
    <w:hidden/>
    <w:uiPriority w:val="99"/>
    <w:semiHidden/>
    <w:rsid w:val="00A16B7D"/>
    <w:pPr>
      <w:spacing w:after="0" w:line="240" w:lineRule="auto"/>
    </w:pPr>
    <w:rPr>
      <w:rFonts w:ascii="Calibri" w:hAnsi="Calibri" w:cs="Calibri"/>
      <w:sz w:val="20"/>
      <w:szCs w:val="20"/>
    </w:rPr>
  </w:style>
  <w:style w:type="paragraph" w:styleId="Title">
    <w:name w:val="Title"/>
    <w:next w:val="Normal"/>
    <w:link w:val="TitleChar"/>
    <w:qFormat/>
    <w:rsid w:val="00E50879"/>
    <w:pPr>
      <w:spacing w:before="120" w:after="240" w:line="300" w:lineRule="auto"/>
      <w:ind w:left="1152" w:hanging="1152"/>
    </w:pPr>
    <w:rPr>
      <w:rFonts w:ascii="Arial" w:eastAsia="MS Mincho" w:hAnsi="Arial" w:cs="Times New Roman"/>
      <w:b/>
      <w:caps/>
      <w:kern w:val="28"/>
      <w:sz w:val="28"/>
      <w:szCs w:val="20"/>
    </w:rPr>
  </w:style>
  <w:style w:type="character" w:customStyle="1" w:styleId="TitleChar">
    <w:name w:val="Title Char"/>
    <w:link w:val="Title"/>
    <w:rsid w:val="00E50879"/>
    <w:rPr>
      <w:rFonts w:ascii="Arial" w:eastAsia="MS Mincho" w:hAnsi="Arial" w:cs="Times New Roman"/>
      <w:b/>
      <w:caps/>
      <w:kern w:val="28"/>
      <w:sz w:val="28"/>
      <w:szCs w:val="20"/>
    </w:rPr>
  </w:style>
  <w:style w:type="character" w:customStyle="1" w:styleId="Heading1Char">
    <w:name w:val="Heading 1 Char"/>
    <w:aliases w:val="BMS Heading 1 Char"/>
    <w:link w:val="Heading1"/>
    <w:rsid w:val="00E50879"/>
    <w:rPr>
      <w:rFonts w:ascii="Arial" w:eastAsia="MS Mincho" w:hAnsi="Arial" w:cs="Times New Roman"/>
      <w:b/>
      <w:caps/>
      <w:color w:val="000000"/>
      <w:sz w:val="24"/>
      <w:szCs w:val="20"/>
      <w:lang w:val="x-none" w:eastAsia="x-none"/>
    </w:rPr>
  </w:style>
  <w:style w:type="character" w:customStyle="1" w:styleId="Heading2Char">
    <w:name w:val="Heading 2 Char"/>
    <w:aliases w:val="BMS Heading 2 Char"/>
    <w:link w:val="Heading2"/>
    <w:rsid w:val="00E50879"/>
    <w:rPr>
      <w:rFonts w:ascii="Arial" w:eastAsia="MS Mincho" w:hAnsi="Arial" w:cs="Times New Roman"/>
      <w:b/>
      <w:color w:val="000000"/>
      <w:sz w:val="24"/>
      <w:szCs w:val="20"/>
      <w:lang w:val="x-none" w:eastAsia="x-none"/>
    </w:rPr>
  </w:style>
  <w:style w:type="character" w:customStyle="1" w:styleId="Heading3Char">
    <w:name w:val="Heading 3 Char"/>
    <w:aliases w:val="BMS Heading 3 Char"/>
    <w:link w:val="Heading3"/>
    <w:rsid w:val="00E50879"/>
    <w:rPr>
      <w:rFonts w:ascii="Arial" w:eastAsia="MS Mincho" w:hAnsi="Arial" w:cs="Times New Roman"/>
      <w:b/>
      <w:i/>
      <w:color w:val="000000"/>
      <w:sz w:val="24"/>
      <w:szCs w:val="20"/>
      <w:lang w:val="x-none" w:eastAsia="x-none"/>
    </w:rPr>
  </w:style>
  <w:style w:type="character" w:customStyle="1" w:styleId="Heading4Char">
    <w:name w:val="Heading 4 Char"/>
    <w:aliases w:val="BMS Heading 4 Char"/>
    <w:link w:val="Heading4"/>
    <w:rsid w:val="00E50879"/>
    <w:rPr>
      <w:rFonts w:ascii="Arial" w:eastAsia="MS Mincho" w:hAnsi="Arial" w:cs="Arial"/>
      <w:b/>
      <w:i/>
      <w:color w:val="000000"/>
      <w:sz w:val="24"/>
      <w:szCs w:val="20"/>
      <w:lang w:val="x-none" w:eastAsia="x-none"/>
    </w:rPr>
  </w:style>
  <w:style w:type="character" w:customStyle="1" w:styleId="Heading5Char">
    <w:name w:val="Heading 5 Char"/>
    <w:link w:val="Heading5"/>
    <w:rsid w:val="00E50879"/>
    <w:rPr>
      <w:rFonts w:ascii="Arial" w:eastAsia="MS Mincho" w:hAnsi="Arial" w:cs="Arial"/>
      <w:b/>
      <w:i/>
      <w:color w:val="000000"/>
      <w:sz w:val="21"/>
      <w:szCs w:val="20"/>
      <w:lang w:val="x-none" w:eastAsia="x-none"/>
    </w:rPr>
  </w:style>
  <w:style w:type="character" w:customStyle="1" w:styleId="Heading6Char">
    <w:name w:val="Heading 6 Char"/>
    <w:link w:val="Heading6"/>
    <w:rsid w:val="00E50879"/>
    <w:rPr>
      <w:rFonts w:ascii="Arial" w:eastAsia="MS Mincho" w:hAnsi="Arial" w:cs="Arial"/>
      <w:b/>
      <w:i/>
      <w:color w:val="000000"/>
      <w:sz w:val="21"/>
      <w:szCs w:val="20"/>
      <w:lang w:eastAsia="x-none"/>
    </w:rPr>
  </w:style>
  <w:style w:type="character" w:customStyle="1" w:styleId="Heading7Char">
    <w:name w:val="Heading 7 Char"/>
    <w:link w:val="Heading7"/>
    <w:rsid w:val="00E50879"/>
    <w:rPr>
      <w:rFonts w:ascii="Times New Roman" w:eastAsia="MS Mincho" w:hAnsi="Times New Roman" w:cs="Times New Roman"/>
      <w:b/>
      <w:sz w:val="21"/>
      <w:szCs w:val="20"/>
      <w:lang w:val="x-none" w:eastAsia="x-none"/>
    </w:rPr>
  </w:style>
  <w:style w:type="character" w:customStyle="1" w:styleId="Heading8Char">
    <w:name w:val="Heading 8 Char"/>
    <w:link w:val="Heading8"/>
    <w:rsid w:val="00E50879"/>
    <w:rPr>
      <w:rFonts w:ascii="Times New Roman" w:eastAsia="MS Mincho" w:hAnsi="Times New Roman" w:cs="Times New Roman"/>
      <w:b/>
      <w:sz w:val="21"/>
      <w:szCs w:val="20"/>
      <w:lang w:val="x-none" w:eastAsia="x-none"/>
    </w:rPr>
  </w:style>
  <w:style w:type="character" w:customStyle="1" w:styleId="Heading9Char">
    <w:name w:val="Heading 9 Char"/>
    <w:link w:val="Heading9"/>
    <w:rsid w:val="00E50879"/>
    <w:rPr>
      <w:rFonts w:ascii="Times New Roman" w:eastAsia="MS Mincho" w:hAnsi="Times New Roman" w:cs="Times New Roman"/>
      <w:b/>
      <w:sz w:val="21"/>
      <w:szCs w:val="20"/>
      <w:lang w:val="x-none" w:eastAsia="x-none"/>
    </w:rPr>
  </w:style>
  <w:style w:type="paragraph" w:styleId="Caption">
    <w:name w:val="caption"/>
    <w:basedOn w:val="Normal"/>
    <w:next w:val="Normal"/>
    <w:qFormat/>
    <w:rsid w:val="00E50879"/>
    <w:pPr>
      <w:spacing w:before="120" w:after="120"/>
    </w:pPr>
    <w:rPr>
      <w:b/>
    </w:rPr>
  </w:style>
  <w:style w:type="paragraph" w:styleId="TableofFigures">
    <w:name w:val="table of figures"/>
    <w:next w:val="Normal"/>
    <w:uiPriority w:val="99"/>
    <w:rsid w:val="00E50879"/>
    <w:pPr>
      <w:tabs>
        <w:tab w:val="left" w:pos="2160"/>
        <w:tab w:val="right" w:leader="dot" w:pos="9360"/>
      </w:tabs>
      <w:spacing w:after="120" w:line="240" w:lineRule="auto"/>
      <w:ind w:left="2160" w:right="720" w:hanging="2160"/>
    </w:pPr>
    <w:rPr>
      <w:rFonts w:ascii="Times New Roman" w:eastAsia="MS Mincho" w:hAnsi="Times New Roman" w:cs="Times New Roman"/>
      <w:noProof/>
      <w:sz w:val="24"/>
      <w:szCs w:val="20"/>
    </w:rPr>
  </w:style>
  <w:style w:type="paragraph" w:styleId="EndnoteText">
    <w:name w:val="endnote text"/>
    <w:basedOn w:val="BMSBodyText"/>
    <w:link w:val="EndnoteTextChar"/>
    <w:rsid w:val="00E50879"/>
    <w:pPr>
      <w:tabs>
        <w:tab w:val="left" w:pos="360"/>
      </w:tabs>
      <w:spacing w:line="240" w:lineRule="auto"/>
      <w:ind w:left="360" w:hanging="360"/>
    </w:pPr>
    <w:rPr>
      <w:lang w:val="x-none" w:eastAsia="x-none"/>
    </w:rPr>
  </w:style>
  <w:style w:type="character" w:customStyle="1" w:styleId="EndnoteTextChar">
    <w:name w:val="Endnote Text Char"/>
    <w:link w:val="EndnoteText"/>
    <w:rsid w:val="00E50879"/>
    <w:rPr>
      <w:rFonts w:ascii="Times New Roman" w:eastAsia="MS Mincho" w:hAnsi="Times New Roman" w:cs="Times New Roman"/>
      <w:color w:val="000000"/>
      <w:sz w:val="24"/>
      <w:szCs w:val="20"/>
      <w:lang w:val="x-none" w:eastAsia="x-none"/>
    </w:rPr>
  </w:style>
  <w:style w:type="paragraph" w:styleId="DocumentMap">
    <w:name w:val="Document Map"/>
    <w:basedOn w:val="Normal"/>
    <w:link w:val="DocumentMapChar"/>
    <w:rsid w:val="00E50879"/>
    <w:rPr>
      <w:rFonts w:ascii="Tahoma" w:hAnsi="Tahoma"/>
      <w:sz w:val="16"/>
      <w:szCs w:val="16"/>
      <w:lang w:val="x-none" w:eastAsia="x-none"/>
    </w:rPr>
  </w:style>
  <w:style w:type="character" w:customStyle="1" w:styleId="DocumentMapChar">
    <w:name w:val="Document Map Char"/>
    <w:link w:val="DocumentMap"/>
    <w:rsid w:val="00E50879"/>
    <w:rPr>
      <w:rFonts w:ascii="Tahoma" w:eastAsia="MS Mincho" w:hAnsi="Tahoma" w:cs="Times New Roman"/>
      <w:sz w:val="16"/>
      <w:szCs w:val="16"/>
      <w:lang w:val="x-none" w:eastAsia="x-none"/>
    </w:rPr>
  </w:style>
  <w:style w:type="paragraph" w:styleId="TOC4">
    <w:name w:val="toc 4"/>
    <w:basedOn w:val="TOC2"/>
    <w:next w:val="Normal"/>
    <w:uiPriority w:val="39"/>
    <w:rsid w:val="00E50879"/>
    <w:rPr>
      <w:i/>
    </w:rPr>
  </w:style>
  <w:style w:type="paragraph" w:customStyle="1" w:styleId="DecimalAligned">
    <w:name w:val="Decimal Aligned"/>
    <w:basedOn w:val="Normal"/>
    <w:qFormat/>
    <w:rsid w:val="00E50879"/>
    <w:pPr>
      <w:tabs>
        <w:tab w:val="decimal" w:pos="360"/>
      </w:tabs>
    </w:pPr>
    <w:rPr>
      <w:rFonts w:eastAsia="Times New Roman"/>
    </w:rPr>
  </w:style>
  <w:style w:type="character" w:styleId="SubtleEmphasis">
    <w:name w:val="Subtle Emphasis"/>
    <w:qFormat/>
    <w:rsid w:val="00E50879"/>
    <w:rPr>
      <w:i/>
      <w:iCs/>
      <w:color w:val="808080"/>
    </w:rPr>
  </w:style>
  <w:style w:type="numbering" w:styleId="111111">
    <w:name w:val="Outline List 2"/>
    <w:basedOn w:val="NoList"/>
    <w:rsid w:val="00E50879"/>
    <w:pPr>
      <w:numPr>
        <w:numId w:val="14"/>
      </w:numPr>
    </w:pPr>
  </w:style>
  <w:style w:type="numbering" w:styleId="1ai">
    <w:name w:val="Outline List 1"/>
    <w:basedOn w:val="NoList"/>
    <w:rsid w:val="00E50879"/>
    <w:pPr>
      <w:numPr>
        <w:numId w:val="15"/>
      </w:numPr>
    </w:pPr>
  </w:style>
  <w:style w:type="numbering" w:styleId="ArticleSection">
    <w:name w:val="Outline List 3"/>
    <w:basedOn w:val="NoList"/>
    <w:rsid w:val="00E50879"/>
    <w:pPr>
      <w:numPr>
        <w:numId w:val="26"/>
      </w:numPr>
    </w:pPr>
  </w:style>
  <w:style w:type="paragraph" w:styleId="Bibliography">
    <w:name w:val="Bibliography"/>
    <w:basedOn w:val="Normal"/>
    <w:next w:val="Normal"/>
    <w:uiPriority w:val="37"/>
    <w:unhideWhenUsed/>
    <w:rsid w:val="00E50879"/>
  </w:style>
  <w:style w:type="paragraph" w:styleId="BlockText">
    <w:name w:val="Block Text"/>
    <w:basedOn w:val="Normal"/>
    <w:rsid w:val="00E50879"/>
    <w:pPr>
      <w:spacing w:after="120"/>
      <w:ind w:left="1440" w:right="1440"/>
    </w:pPr>
  </w:style>
  <w:style w:type="paragraph" w:styleId="BodyText">
    <w:name w:val="Body Text"/>
    <w:basedOn w:val="Normal"/>
    <w:link w:val="BodyTextChar"/>
    <w:uiPriority w:val="99"/>
    <w:unhideWhenUsed/>
    <w:rsid w:val="00E50879"/>
    <w:pPr>
      <w:spacing w:after="120"/>
    </w:pPr>
  </w:style>
  <w:style w:type="character" w:customStyle="1" w:styleId="BodyTextChar">
    <w:name w:val="Body Text Char"/>
    <w:basedOn w:val="DefaultParagraphFont"/>
    <w:link w:val="BodyText"/>
    <w:uiPriority w:val="99"/>
    <w:rsid w:val="00E50879"/>
    <w:rPr>
      <w:rFonts w:ascii="Times New Roman" w:eastAsia="MS Mincho" w:hAnsi="Times New Roman" w:cs="Times New Roman"/>
      <w:sz w:val="20"/>
      <w:szCs w:val="20"/>
    </w:rPr>
  </w:style>
  <w:style w:type="paragraph" w:styleId="BodyText2">
    <w:name w:val="Body Text 2"/>
    <w:basedOn w:val="Normal"/>
    <w:link w:val="BodyText2Char"/>
    <w:uiPriority w:val="99"/>
    <w:unhideWhenUsed/>
    <w:rsid w:val="00E50879"/>
    <w:pPr>
      <w:spacing w:after="120" w:line="480" w:lineRule="auto"/>
    </w:pPr>
  </w:style>
  <w:style w:type="character" w:customStyle="1" w:styleId="BodyText2Char">
    <w:name w:val="Body Text 2 Char"/>
    <w:basedOn w:val="DefaultParagraphFont"/>
    <w:link w:val="BodyText2"/>
    <w:uiPriority w:val="99"/>
    <w:rsid w:val="00E50879"/>
    <w:rPr>
      <w:rFonts w:ascii="Times New Roman" w:eastAsia="MS Mincho" w:hAnsi="Times New Roman" w:cs="Times New Roman"/>
      <w:sz w:val="20"/>
      <w:szCs w:val="20"/>
    </w:rPr>
  </w:style>
  <w:style w:type="paragraph" w:styleId="BodyText3">
    <w:name w:val="Body Text 3"/>
    <w:basedOn w:val="Normal"/>
    <w:link w:val="BodyText3Char"/>
    <w:uiPriority w:val="99"/>
    <w:unhideWhenUsed/>
    <w:rsid w:val="00E50879"/>
    <w:pPr>
      <w:spacing w:after="120"/>
    </w:pPr>
    <w:rPr>
      <w:sz w:val="16"/>
      <w:szCs w:val="16"/>
    </w:rPr>
  </w:style>
  <w:style w:type="character" w:customStyle="1" w:styleId="BodyText3Char">
    <w:name w:val="Body Text 3 Char"/>
    <w:basedOn w:val="DefaultParagraphFont"/>
    <w:link w:val="BodyText3"/>
    <w:uiPriority w:val="99"/>
    <w:rsid w:val="00E50879"/>
    <w:rPr>
      <w:rFonts w:ascii="Times New Roman" w:eastAsia="MS Mincho" w:hAnsi="Times New Roman" w:cs="Times New Roman"/>
      <w:sz w:val="16"/>
      <w:szCs w:val="16"/>
    </w:rPr>
  </w:style>
  <w:style w:type="paragraph" w:styleId="BodyTextFirstIndent">
    <w:name w:val="Body Text First Indent"/>
    <w:basedOn w:val="BodyText"/>
    <w:link w:val="BodyTextFirstIndentChar"/>
    <w:uiPriority w:val="99"/>
    <w:unhideWhenUsed/>
    <w:rsid w:val="00E50879"/>
    <w:pPr>
      <w:spacing w:after="200"/>
      <w:ind w:firstLine="360"/>
    </w:pPr>
  </w:style>
  <w:style w:type="character" w:customStyle="1" w:styleId="BodyTextFirstIndentChar">
    <w:name w:val="Body Text First Indent Char"/>
    <w:basedOn w:val="BodyTextChar"/>
    <w:link w:val="BodyTextFirstIndent"/>
    <w:uiPriority w:val="99"/>
    <w:rsid w:val="00E50879"/>
    <w:rPr>
      <w:rFonts w:ascii="Times New Roman" w:eastAsia="MS Mincho" w:hAnsi="Times New Roman" w:cs="Times New Roman"/>
      <w:sz w:val="20"/>
      <w:szCs w:val="20"/>
    </w:rPr>
  </w:style>
  <w:style w:type="paragraph" w:styleId="BodyTextIndent">
    <w:name w:val="Body Text Indent"/>
    <w:basedOn w:val="Normal"/>
    <w:link w:val="BodyTextIndentChar"/>
    <w:rsid w:val="00E50879"/>
    <w:pPr>
      <w:spacing w:after="120"/>
      <w:ind w:left="360"/>
    </w:pPr>
    <w:rPr>
      <w:lang w:val="x-none"/>
    </w:rPr>
  </w:style>
  <w:style w:type="character" w:customStyle="1" w:styleId="BodyTextIndentChar">
    <w:name w:val="Body Text Indent Char"/>
    <w:link w:val="BodyTextIndent"/>
    <w:rsid w:val="00E50879"/>
    <w:rPr>
      <w:rFonts w:ascii="Times New Roman" w:eastAsia="MS Mincho" w:hAnsi="Times New Roman" w:cs="Times New Roman"/>
      <w:sz w:val="20"/>
      <w:szCs w:val="20"/>
      <w:lang w:val="x-none"/>
    </w:rPr>
  </w:style>
  <w:style w:type="paragraph" w:styleId="BodyTextFirstIndent2">
    <w:name w:val="Body Text First Indent 2"/>
    <w:basedOn w:val="BodyTextIndent"/>
    <w:link w:val="BodyTextFirstIndent2Char"/>
    <w:rsid w:val="00E50879"/>
    <w:pPr>
      <w:ind w:firstLine="210"/>
    </w:pPr>
  </w:style>
  <w:style w:type="character" w:customStyle="1" w:styleId="BodyTextFirstIndent2Char">
    <w:name w:val="Body Text First Indent 2 Char"/>
    <w:link w:val="BodyTextFirstIndent2"/>
    <w:rsid w:val="00E50879"/>
    <w:rPr>
      <w:rFonts w:ascii="Times New Roman" w:eastAsia="MS Mincho" w:hAnsi="Times New Roman" w:cs="Times New Roman"/>
      <w:sz w:val="20"/>
      <w:szCs w:val="20"/>
      <w:lang w:val="x-none"/>
    </w:rPr>
  </w:style>
  <w:style w:type="paragraph" w:styleId="BodyTextIndent2">
    <w:name w:val="Body Text Indent 2"/>
    <w:basedOn w:val="Normal"/>
    <w:link w:val="BodyTextIndent2Char"/>
    <w:rsid w:val="00E50879"/>
    <w:pPr>
      <w:spacing w:after="120" w:line="480" w:lineRule="auto"/>
      <w:ind w:left="360"/>
    </w:pPr>
    <w:rPr>
      <w:lang w:val="x-none"/>
    </w:rPr>
  </w:style>
  <w:style w:type="character" w:customStyle="1" w:styleId="BodyTextIndent2Char">
    <w:name w:val="Body Text Indent 2 Char"/>
    <w:link w:val="BodyTextIndent2"/>
    <w:rsid w:val="00E50879"/>
    <w:rPr>
      <w:rFonts w:ascii="Times New Roman" w:eastAsia="MS Mincho" w:hAnsi="Times New Roman" w:cs="Times New Roman"/>
      <w:sz w:val="20"/>
      <w:szCs w:val="20"/>
      <w:lang w:val="x-none"/>
    </w:rPr>
  </w:style>
  <w:style w:type="paragraph" w:styleId="BodyTextIndent3">
    <w:name w:val="Body Text Indent 3"/>
    <w:basedOn w:val="Normal"/>
    <w:link w:val="BodyTextIndent3Char"/>
    <w:rsid w:val="00E50879"/>
    <w:pPr>
      <w:spacing w:after="120"/>
      <w:ind w:left="360"/>
    </w:pPr>
    <w:rPr>
      <w:sz w:val="16"/>
      <w:szCs w:val="16"/>
      <w:lang w:val="x-none" w:eastAsia="x-none"/>
    </w:rPr>
  </w:style>
  <w:style w:type="character" w:customStyle="1" w:styleId="BodyTextIndent3Char">
    <w:name w:val="Body Text Indent 3 Char"/>
    <w:link w:val="BodyTextIndent3"/>
    <w:rsid w:val="00E50879"/>
    <w:rPr>
      <w:rFonts w:ascii="Times New Roman" w:eastAsia="MS Mincho" w:hAnsi="Times New Roman" w:cs="Times New Roman"/>
      <w:sz w:val="16"/>
      <w:szCs w:val="16"/>
      <w:lang w:val="x-none" w:eastAsia="x-none"/>
    </w:rPr>
  </w:style>
  <w:style w:type="character" w:styleId="BookTitle">
    <w:name w:val="Book Title"/>
    <w:uiPriority w:val="33"/>
    <w:qFormat/>
    <w:rsid w:val="00E50879"/>
    <w:rPr>
      <w:b/>
      <w:bCs/>
      <w:smallCaps/>
      <w:spacing w:val="5"/>
    </w:rPr>
  </w:style>
  <w:style w:type="paragraph" w:styleId="Closing">
    <w:name w:val="Closing"/>
    <w:basedOn w:val="Normal"/>
    <w:link w:val="ClosingChar"/>
    <w:rsid w:val="00E50879"/>
    <w:pPr>
      <w:ind w:left="4320"/>
    </w:pPr>
    <w:rPr>
      <w:lang w:val="x-none"/>
    </w:rPr>
  </w:style>
  <w:style w:type="character" w:customStyle="1" w:styleId="ClosingChar">
    <w:name w:val="Closing Char"/>
    <w:link w:val="Closing"/>
    <w:rsid w:val="00E50879"/>
    <w:rPr>
      <w:rFonts w:ascii="Times New Roman" w:eastAsia="MS Mincho" w:hAnsi="Times New Roman" w:cs="Times New Roman"/>
      <w:sz w:val="20"/>
      <w:szCs w:val="20"/>
      <w:lang w:val="x-none"/>
    </w:rPr>
  </w:style>
  <w:style w:type="table" w:styleId="ColorfulGrid">
    <w:name w:val="Colorful Grid"/>
    <w:basedOn w:val="TableNormal"/>
    <w:uiPriority w:val="73"/>
    <w:rsid w:val="00E50879"/>
    <w:pPr>
      <w:spacing w:after="0" w:line="240" w:lineRule="auto"/>
    </w:pPr>
    <w:rPr>
      <w:rFonts w:ascii="Times New Roman" w:eastAsia="MS Mincho" w:hAnsi="Times New Roman" w:cs="Times New Roman"/>
      <w:color w:val="000000"/>
      <w:sz w:val="20"/>
      <w:szCs w:val="20"/>
      <w:lang w:eastAsia="ja-JP"/>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sid w:val="00E50879"/>
    <w:pPr>
      <w:spacing w:after="0" w:line="240" w:lineRule="auto"/>
    </w:pPr>
    <w:rPr>
      <w:rFonts w:ascii="Times New Roman" w:eastAsia="MS Mincho" w:hAnsi="Times New Roman" w:cs="Times New Roman"/>
      <w:color w:val="000000"/>
      <w:sz w:val="20"/>
      <w:szCs w:val="20"/>
      <w:lang w:eastAsia="ja-JP"/>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sid w:val="00E50879"/>
    <w:pPr>
      <w:spacing w:after="0" w:line="240" w:lineRule="auto"/>
    </w:pPr>
    <w:rPr>
      <w:rFonts w:ascii="Times New Roman" w:eastAsia="MS Mincho" w:hAnsi="Times New Roman" w:cs="Times New Roman"/>
      <w:color w:val="000000"/>
      <w:sz w:val="20"/>
      <w:szCs w:val="20"/>
      <w:lang w:eastAsia="ja-JP"/>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sid w:val="00E50879"/>
    <w:pPr>
      <w:spacing w:after="0" w:line="240" w:lineRule="auto"/>
    </w:pPr>
    <w:rPr>
      <w:rFonts w:ascii="Times New Roman" w:eastAsia="MS Mincho" w:hAnsi="Times New Roman" w:cs="Times New Roman"/>
      <w:color w:val="000000"/>
      <w:sz w:val="20"/>
      <w:szCs w:val="20"/>
      <w:lang w:eastAsia="ja-JP"/>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sid w:val="00E50879"/>
    <w:pPr>
      <w:spacing w:after="0" w:line="240" w:lineRule="auto"/>
    </w:pPr>
    <w:rPr>
      <w:rFonts w:ascii="Times New Roman" w:eastAsia="MS Mincho" w:hAnsi="Times New Roman" w:cs="Times New Roman"/>
      <w:color w:val="000000"/>
      <w:sz w:val="20"/>
      <w:szCs w:val="20"/>
      <w:lang w:eastAsia="ja-JP"/>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sid w:val="00E50879"/>
    <w:pPr>
      <w:spacing w:after="0" w:line="240" w:lineRule="auto"/>
    </w:pPr>
    <w:rPr>
      <w:rFonts w:ascii="Times New Roman" w:eastAsia="MS Mincho" w:hAnsi="Times New Roman" w:cs="Times New Roman"/>
      <w:color w:val="000000"/>
      <w:sz w:val="20"/>
      <w:szCs w:val="20"/>
      <w:lang w:eastAsia="ja-JP"/>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sid w:val="00E50879"/>
    <w:pPr>
      <w:spacing w:after="0" w:line="240" w:lineRule="auto"/>
    </w:pPr>
    <w:rPr>
      <w:rFonts w:ascii="Times New Roman" w:eastAsia="MS Mincho" w:hAnsi="Times New Roman" w:cs="Times New Roman"/>
      <w:color w:val="000000"/>
      <w:sz w:val="20"/>
      <w:szCs w:val="20"/>
      <w:lang w:eastAsia="ja-JP"/>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styleId="ColorfulList">
    <w:name w:val="Colorful List"/>
    <w:basedOn w:val="TableNormal"/>
    <w:uiPriority w:val="72"/>
    <w:rsid w:val="00E50879"/>
    <w:pPr>
      <w:spacing w:after="0" w:line="240" w:lineRule="auto"/>
    </w:pPr>
    <w:rPr>
      <w:rFonts w:ascii="Times New Roman" w:eastAsia="MS Mincho" w:hAnsi="Times New Roman" w:cs="Times New Roman"/>
      <w:color w:val="000000"/>
      <w:sz w:val="20"/>
      <w:szCs w:val="20"/>
      <w:lang w:eastAsia="ja-JP"/>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sid w:val="00E50879"/>
    <w:pPr>
      <w:spacing w:after="0" w:line="240" w:lineRule="auto"/>
    </w:pPr>
    <w:rPr>
      <w:rFonts w:ascii="Times New Roman" w:eastAsia="MS Mincho" w:hAnsi="Times New Roman" w:cs="Times New Roman"/>
      <w:color w:val="000000"/>
      <w:sz w:val="20"/>
      <w:szCs w:val="20"/>
      <w:lang w:eastAsia="ja-JP"/>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sid w:val="00E50879"/>
    <w:pPr>
      <w:spacing w:after="0" w:line="240" w:lineRule="auto"/>
    </w:pPr>
    <w:rPr>
      <w:rFonts w:ascii="Times New Roman" w:eastAsia="MS Mincho" w:hAnsi="Times New Roman" w:cs="Times New Roman"/>
      <w:color w:val="000000"/>
      <w:sz w:val="20"/>
      <w:szCs w:val="20"/>
      <w:lang w:eastAsia="ja-JP"/>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sid w:val="00E50879"/>
    <w:pPr>
      <w:spacing w:after="0" w:line="240" w:lineRule="auto"/>
    </w:pPr>
    <w:rPr>
      <w:rFonts w:ascii="Times New Roman" w:eastAsia="MS Mincho" w:hAnsi="Times New Roman" w:cs="Times New Roman"/>
      <w:color w:val="000000"/>
      <w:sz w:val="20"/>
      <w:szCs w:val="20"/>
      <w:lang w:eastAsia="ja-JP"/>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sid w:val="00E50879"/>
    <w:pPr>
      <w:spacing w:after="0" w:line="240" w:lineRule="auto"/>
    </w:pPr>
    <w:rPr>
      <w:rFonts w:ascii="Times New Roman" w:eastAsia="MS Mincho" w:hAnsi="Times New Roman" w:cs="Times New Roman"/>
      <w:color w:val="000000"/>
      <w:sz w:val="20"/>
      <w:szCs w:val="20"/>
      <w:lang w:eastAsia="ja-JP"/>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sid w:val="00E50879"/>
    <w:pPr>
      <w:spacing w:after="0" w:line="240" w:lineRule="auto"/>
    </w:pPr>
    <w:rPr>
      <w:rFonts w:ascii="Times New Roman" w:eastAsia="MS Mincho" w:hAnsi="Times New Roman" w:cs="Times New Roman"/>
      <w:color w:val="000000"/>
      <w:sz w:val="20"/>
      <w:szCs w:val="20"/>
      <w:lang w:eastAsia="ja-JP"/>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sid w:val="00E50879"/>
    <w:pPr>
      <w:spacing w:after="0" w:line="240" w:lineRule="auto"/>
    </w:pPr>
    <w:rPr>
      <w:rFonts w:ascii="Times New Roman" w:eastAsia="MS Mincho" w:hAnsi="Times New Roman" w:cs="Times New Roman"/>
      <w:color w:val="000000"/>
      <w:sz w:val="20"/>
      <w:szCs w:val="20"/>
      <w:lang w:eastAsia="ja-JP"/>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Shading">
    <w:name w:val="Colorful Shading"/>
    <w:basedOn w:val="TableNormal"/>
    <w:uiPriority w:val="71"/>
    <w:rsid w:val="00E50879"/>
    <w:pPr>
      <w:spacing w:after="0" w:line="240" w:lineRule="auto"/>
    </w:pPr>
    <w:rPr>
      <w:rFonts w:ascii="Times New Roman" w:eastAsia="MS Mincho" w:hAnsi="Times New Roman" w:cs="Times New Roman"/>
      <w:color w:val="000000"/>
      <w:sz w:val="20"/>
      <w:szCs w:val="20"/>
      <w:lang w:eastAsia="ja-JP"/>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sid w:val="00E50879"/>
    <w:pPr>
      <w:spacing w:after="0" w:line="240" w:lineRule="auto"/>
    </w:pPr>
    <w:rPr>
      <w:rFonts w:ascii="Times New Roman" w:eastAsia="MS Mincho" w:hAnsi="Times New Roman" w:cs="Times New Roman"/>
      <w:color w:val="000000"/>
      <w:sz w:val="20"/>
      <w:szCs w:val="20"/>
      <w:lang w:eastAsia="ja-JP"/>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sid w:val="00E50879"/>
    <w:pPr>
      <w:spacing w:after="0" w:line="240" w:lineRule="auto"/>
    </w:pPr>
    <w:rPr>
      <w:rFonts w:ascii="Times New Roman" w:eastAsia="MS Mincho" w:hAnsi="Times New Roman" w:cs="Times New Roman"/>
      <w:color w:val="000000"/>
      <w:sz w:val="20"/>
      <w:szCs w:val="20"/>
      <w:lang w:eastAsia="ja-JP"/>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sid w:val="00E50879"/>
    <w:pPr>
      <w:spacing w:after="0" w:line="240" w:lineRule="auto"/>
    </w:pPr>
    <w:rPr>
      <w:rFonts w:ascii="Times New Roman" w:eastAsia="MS Mincho" w:hAnsi="Times New Roman" w:cs="Times New Roman"/>
      <w:color w:val="000000"/>
      <w:sz w:val="20"/>
      <w:szCs w:val="20"/>
      <w:lang w:eastAsia="ja-JP"/>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sid w:val="00E50879"/>
    <w:pPr>
      <w:spacing w:after="0" w:line="240" w:lineRule="auto"/>
    </w:pPr>
    <w:rPr>
      <w:rFonts w:ascii="Times New Roman" w:eastAsia="MS Mincho" w:hAnsi="Times New Roman" w:cs="Times New Roman"/>
      <w:color w:val="000000"/>
      <w:sz w:val="20"/>
      <w:szCs w:val="20"/>
      <w:lang w:eastAsia="ja-JP"/>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sid w:val="00E50879"/>
    <w:pPr>
      <w:spacing w:after="0" w:line="240" w:lineRule="auto"/>
    </w:pPr>
    <w:rPr>
      <w:rFonts w:ascii="Times New Roman" w:eastAsia="MS Mincho" w:hAnsi="Times New Roman" w:cs="Times New Roman"/>
      <w:color w:val="000000"/>
      <w:sz w:val="20"/>
      <w:szCs w:val="20"/>
      <w:lang w:eastAsia="ja-JP"/>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sid w:val="00E50879"/>
    <w:pPr>
      <w:spacing w:after="0" w:line="240" w:lineRule="auto"/>
    </w:pPr>
    <w:rPr>
      <w:rFonts w:ascii="Times New Roman" w:eastAsia="MS Mincho" w:hAnsi="Times New Roman" w:cs="Times New Roman"/>
      <w:color w:val="000000"/>
      <w:sz w:val="20"/>
      <w:szCs w:val="20"/>
      <w:lang w:eastAsia="ja-JP"/>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DarkList">
    <w:name w:val="Dark List"/>
    <w:basedOn w:val="TableNormal"/>
    <w:uiPriority w:val="70"/>
    <w:rsid w:val="00E50879"/>
    <w:pPr>
      <w:spacing w:after="0" w:line="240" w:lineRule="auto"/>
    </w:pPr>
    <w:rPr>
      <w:rFonts w:ascii="Times New Roman" w:eastAsia="MS Mincho" w:hAnsi="Times New Roman" w:cs="Times New Roman"/>
      <w:color w:val="FFFFFF"/>
      <w:sz w:val="20"/>
      <w:szCs w:val="20"/>
      <w:lang w:eastAsia="ja-JP"/>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sid w:val="00E50879"/>
    <w:pPr>
      <w:spacing w:after="0" w:line="240" w:lineRule="auto"/>
    </w:pPr>
    <w:rPr>
      <w:rFonts w:ascii="Times New Roman" w:eastAsia="MS Mincho" w:hAnsi="Times New Roman" w:cs="Times New Roman"/>
      <w:color w:val="FFFFFF"/>
      <w:sz w:val="20"/>
      <w:szCs w:val="20"/>
      <w:lang w:eastAsia="ja-JP"/>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sid w:val="00E50879"/>
    <w:pPr>
      <w:spacing w:after="0" w:line="240" w:lineRule="auto"/>
    </w:pPr>
    <w:rPr>
      <w:rFonts w:ascii="Times New Roman" w:eastAsia="MS Mincho" w:hAnsi="Times New Roman" w:cs="Times New Roman"/>
      <w:color w:val="FFFFFF"/>
      <w:sz w:val="20"/>
      <w:szCs w:val="20"/>
      <w:lang w:eastAsia="ja-JP"/>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sid w:val="00E50879"/>
    <w:pPr>
      <w:spacing w:after="0" w:line="240" w:lineRule="auto"/>
    </w:pPr>
    <w:rPr>
      <w:rFonts w:ascii="Times New Roman" w:eastAsia="MS Mincho" w:hAnsi="Times New Roman" w:cs="Times New Roman"/>
      <w:color w:val="FFFFFF"/>
      <w:sz w:val="20"/>
      <w:szCs w:val="20"/>
      <w:lang w:eastAsia="ja-JP"/>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sid w:val="00E50879"/>
    <w:pPr>
      <w:spacing w:after="0" w:line="240" w:lineRule="auto"/>
    </w:pPr>
    <w:rPr>
      <w:rFonts w:ascii="Times New Roman" w:eastAsia="MS Mincho" w:hAnsi="Times New Roman" w:cs="Times New Roman"/>
      <w:color w:val="FFFFFF"/>
      <w:sz w:val="20"/>
      <w:szCs w:val="20"/>
      <w:lang w:eastAsia="ja-JP"/>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sid w:val="00E50879"/>
    <w:pPr>
      <w:spacing w:after="0" w:line="240" w:lineRule="auto"/>
    </w:pPr>
    <w:rPr>
      <w:rFonts w:ascii="Times New Roman" w:eastAsia="MS Mincho" w:hAnsi="Times New Roman" w:cs="Times New Roman"/>
      <w:color w:val="FFFFFF"/>
      <w:sz w:val="20"/>
      <w:szCs w:val="20"/>
      <w:lang w:eastAsia="ja-JP"/>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sid w:val="00E50879"/>
    <w:pPr>
      <w:spacing w:after="0" w:line="240" w:lineRule="auto"/>
    </w:pPr>
    <w:rPr>
      <w:rFonts w:ascii="Times New Roman" w:eastAsia="MS Mincho" w:hAnsi="Times New Roman" w:cs="Times New Roman"/>
      <w:color w:val="FFFFFF"/>
      <w:sz w:val="20"/>
      <w:szCs w:val="20"/>
      <w:lang w:eastAsia="ja-JP"/>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paragraph" w:styleId="Date">
    <w:name w:val="Date"/>
    <w:basedOn w:val="Normal"/>
    <w:next w:val="Normal"/>
    <w:link w:val="DateChar"/>
    <w:rsid w:val="00E50879"/>
    <w:rPr>
      <w:lang w:val="x-none"/>
    </w:rPr>
  </w:style>
  <w:style w:type="character" w:customStyle="1" w:styleId="DateChar">
    <w:name w:val="Date Char"/>
    <w:link w:val="Date"/>
    <w:rsid w:val="00E50879"/>
    <w:rPr>
      <w:rFonts w:ascii="Times New Roman" w:eastAsia="MS Mincho" w:hAnsi="Times New Roman" w:cs="Times New Roman"/>
      <w:sz w:val="20"/>
      <w:szCs w:val="20"/>
      <w:lang w:val="x-none"/>
    </w:rPr>
  </w:style>
  <w:style w:type="paragraph" w:styleId="E-mailSignature">
    <w:name w:val="E-mail Signature"/>
    <w:basedOn w:val="Normal"/>
    <w:link w:val="E-mailSignatureChar"/>
    <w:rsid w:val="00E50879"/>
    <w:rPr>
      <w:lang w:val="x-none"/>
    </w:rPr>
  </w:style>
  <w:style w:type="character" w:customStyle="1" w:styleId="E-mailSignatureChar">
    <w:name w:val="E-mail Signature Char"/>
    <w:link w:val="E-mailSignature"/>
    <w:rsid w:val="00E50879"/>
    <w:rPr>
      <w:rFonts w:ascii="Times New Roman" w:eastAsia="MS Mincho" w:hAnsi="Times New Roman" w:cs="Times New Roman"/>
      <w:sz w:val="20"/>
      <w:szCs w:val="20"/>
      <w:lang w:val="x-none"/>
    </w:rPr>
  </w:style>
  <w:style w:type="character" w:styleId="Emphasis">
    <w:name w:val="Emphasis"/>
    <w:qFormat/>
    <w:rsid w:val="00E50879"/>
    <w:rPr>
      <w:i/>
      <w:iCs/>
    </w:rPr>
  </w:style>
  <w:style w:type="paragraph" w:styleId="EnvelopeAddress">
    <w:name w:val="envelope address"/>
    <w:basedOn w:val="Normal"/>
    <w:rsid w:val="00E50879"/>
    <w:pPr>
      <w:framePr w:w="7920" w:h="1980" w:hRule="exact" w:hSpace="180" w:wrap="auto" w:hAnchor="page" w:xAlign="center" w:yAlign="bottom"/>
      <w:ind w:left="2880"/>
    </w:pPr>
    <w:rPr>
      <w:rFonts w:ascii="Cambria" w:hAnsi="Cambria"/>
      <w:sz w:val="24"/>
      <w:szCs w:val="24"/>
    </w:rPr>
  </w:style>
  <w:style w:type="paragraph" w:styleId="EnvelopeReturn">
    <w:name w:val="envelope return"/>
    <w:basedOn w:val="Normal"/>
    <w:rsid w:val="00E50879"/>
    <w:rPr>
      <w:rFonts w:ascii="Cambria" w:hAnsi="Cambria"/>
    </w:rPr>
  </w:style>
  <w:style w:type="character" w:styleId="FollowedHyperlink">
    <w:name w:val="FollowedHyperlink"/>
    <w:rsid w:val="00E50879"/>
    <w:rPr>
      <w:color w:val="000000"/>
      <w:u w:val="none"/>
      <w:effect w:val="none"/>
    </w:rPr>
  </w:style>
  <w:style w:type="table" w:styleId="GridTable1Light">
    <w:name w:val="Grid Table 1 Light"/>
    <w:basedOn w:val="TableNormal"/>
    <w:uiPriority w:val="46"/>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E50879"/>
    <w:pPr>
      <w:spacing w:after="0" w:line="240" w:lineRule="auto"/>
    </w:pPr>
    <w:rPr>
      <w:rFonts w:ascii="Calibri" w:eastAsiaTheme="minorEastAsia" w:hAnsi="Calibri" w:cs="Times New Roman"/>
      <w:sz w:val="20"/>
      <w:szCs w:val="20"/>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E50879"/>
    <w:pPr>
      <w:spacing w:after="0" w:line="240" w:lineRule="auto"/>
    </w:pPr>
    <w:rPr>
      <w:rFonts w:ascii="Calibri" w:eastAsiaTheme="minorEastAsia" w:hAnsi="Calibri" w:cs="Times New Roman"/>
      <w:sz w:val="20"/>
      <w:szCs w:val="20"/>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E50879"/>
    <w:pPr>
      <w:spacing w:after="0" w:line="240" w:lineRule="auto"/>
    </w:pPr>
    <w:rPr>
      <w:rFonts w:ascii="Calibri" w:eastAsiaTheme="minorEastAsia" w:hAnsi="Calibri" w:cs="Times New Roman"/>
      <w:sz w:val="20"/>
      <w:szCs w:val="20"/>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E50879"/>
    <w:pPr>
      <w:spacing w:after="0" w:line="240" w:lineRule="auto"/>
    </w:pPr>
    <w:rPr>
      <w:rFonts w:ascii="Calibri" w:eastAsiaTheme="minorEastAsia" w:hAnsi="Calibri" w:cs="Times New Roman"/>
      <w:sz w:val="20"/>
      <w:szCs w:val="20"/>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E50879"/>
    <w:pPr>
      <w:spacing w:after="0" w:line="240" w:lineRule="auto"/>
    </w:pPr>
    <w:rPr>
      <w:rFonts w:ascii="Calibri" w:eastAsiaTheme="minorEastAsia" w:hAnsi="Calibri" w:cs="Times New Roman"/>
      <w:sz w:val="20"/>
      <w:szCs w:val="20"/>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E50879"/>
    <w:pPr>
      <w:spacing w:after="0" w:line="240" w:lineRule="auto"/>
    </w:pPr>
    <w:rPr>
      <w:rFonts w:ascii="Calibri" w:eastAsiaTheme="minorEastAsia" w:hAnsi="Calibri" w:cs="Times New Roman"/>
      <w:sz w:val="20"/>
      <w:szCs w:val="20"/>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6">
    <w:name w:val="Grid Table 2 Accent 6"/>
    <w:basedOn w:val="TableNormal"/>
    <w:uiPriority w:val="47"/>
    <w:rsid w:val="00E50879"/>
    <w:pPr>
      <w:spacing w:after="0" w:line="240" w:lineRule="auto"/>
    </w:pPr>
    <w:rPr>
      <w:rFonts w:ascii="Calibri" w:eastAsiaTheme="minorEastAsia" w:hAnsi="Calibri" w:cs="Times New Roman"/>
      <w:sz w:val="20"/>
      <w:szCs w:val="2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3">
    <w:name w:val="Grid Table 3 Accent 3"/>
    <w:basedOn w:val="TableNormal"/>
    <w:uiPriority w:val="48"/>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3-Accent6">
    <w:name w:val="Grid Table 3 Accent 6"/>
    <w:basedOn w:val="TableNormal"/>
    <w:uiPriority w:val="48"/>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6">
    <w:name w:val="Grid Table 5 Dark Accent 6"/>
    <w:basedOn w:val="TableNormal"/>
    <w:uiPriority w:val="50"/>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E50879"/>
    <w:pPr>
      <w:spacing w:after="0" w:line="240" w:lineRule="auto"/>
    </w:pPr>
    <w:rPr>
      <w:rFonts w:ascii="Calibri" w:eastAsiaTheme="minorEastAsia" w:hAnsi="Calibri" w:cs="Times New Roman"/>
      <w:color w:val="000000" w:themeColor="text1"/>
      <w:sz w:val="20"/>
      <w:szCs w:val="2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E50879"/>
    <w:pPr>
      <w:spacing w:after="0" w:line="240" w:lineRule="auto"/>
    </w:pPr>
    <w:rPr>
      <w:rFonts w:ascii="Calibri" w:eastAsiaTheme="minorEastAsia" w:hAnsi="Calibri" w:cs="Times New Roman"/>
      <w:color w:val="2E74B5" w:themeColor="accent1" w:themeShade="BF"/>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E50879"/>
    <w:pPr>
      <w:spacing w:after="0" w:line="240" w:lineRule="auto"/>
    </w:pPr>
    <w:rPr>
      <w:rFonts w:ascii="Calibri" w:eastAsiaTheme="minorEastAsia" w:hAnsi="Calibri" w:cs="Times New Roman"/>
      <w:color w:val="C45911" w:themeColor="accent2" w:themeShade="BF"/>
      <w:sz w:val="20"/>
      <w:szCs w:val="20"/>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E50879"/>
    <w:pPr>
      <w:spacing w:after="0" w:line="240" w:lineRule="auto"/>
    </w:pPr>
    <w:rPr>
      <w:rFonts w:ascii="Calibri" w:eastAsiaTheme="minorEastAsia" w:hAnsi="Calibri" w:cs="Times New Roman"/>
      <w:color w:val="7B7B7B" w:themeColor="accent3" w:themeShade="BF"/>
      <w:sz w:val="20"/>
      <w:szCs w:val="2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E50879"/>
    <w:pPr>
      <w:spacing w:after="0" w:line="240" w:lineRule="auto"/>
    </w:pPr>
    <w:rPr>
      <w:rFonts w:ascii="Calibri" w:eastAsiaTheme="minorEastAsia" w:hAnsi="Calibri" w:cs="Times New Roman"/>
      <w:color w:val="BF8F00" w:themeColor="accent4" w:themeShade="BF"/>
      <w:sz w:val="20"/>
      <w:szCs w:val="20"/>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E50879"/>
    <w:pPr>
      <w:spacing w:after="0" w:line="240" w:lineRule="auto"/>
    </w:pPr>
    <w:rPr>
      <w:rFonts w:ascii="Calibri" w:eastAsiaTheme="minorEastAsia" w:hAnsi="Calibri" w:cs="Times New Roman"/>
      <w:color w:val="2F5496" w:themeColor="accent5" w:themeShade="BF"/>
      <w:sz w:val="20"/>
      <w:szCs w:val="20"/>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6">
    <w:name w:val="Grid Table 6 Colorful Accent 6"/>
    <w:basedOn w:val="TableNormal"/>
    <w:uiPriority w:val="51"/>
    <w:rsid w:val="00E50879"/>
    <w:pPr>
      <w:spacing w:after="0" w:line="240" w:lineRule="auto"/>
    </w:pPr>
    <w:rPr>
      <w:rFonts w:ascii="Calibri" w:eastAsiaTheme="minorEastAsia" w:hAnsi="Calibri" w:cs="Times New Roman"/>
      <w:color w:val="538135" w:themeColor="accent6" w:themeShade="BF"/>
      <w:sz w:val="20"/>
      <w:szCs w:val="2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E50879"/>
    <w:pPr>
      <w:spacing w:after="0" w:line="240" w:lineRule="auto"/>
    </w:pPr>
    <w:rPr>
      <w:rFonts w:ascii="Calibri" w:eastAsiaTheme="minorEastAsia" w:hAnsi="Calibri" w:cs="Times New Roman"/>
      <w:color w:val="000000" w:themeColor="text1"/>
      <w:sz w:val="20"/>
      <w:szCs w:val="2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E50879"/>
    <w:pPr>
      <w:spacing w:after="0" w:line="240" w:lineRule="auto"/>
    </w:pPr>
    <w:rPr>
      <w:rFonts w:ascii="Calibri" w:eastAsiaTheme="minorEastAsia" w:hAnsi="Calibri" w:cs="Times New Roman"/>
      <w:color w:val="2E74B5" w:themeColor="accent1" w:themeShade="BF"/>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E50879"/>
    <w:pPr>
      <w:spacing w:after="0" w:line="240" w:lineRule="auto"/>
    </w:pPr>
    <w:rPr>
      <w:rFonts w:ascii="Calibri" w:eastAsiaTheme="minorEastAsia" w:hAnsi="Calibri" w:cs="Times New Roman"/>
      <w:color w:val="C45911" w:themeColor="accent2" w:themeShade="BF"/>
      <w:sz w:val="20"/>
      <w:szCs w:val="20"/>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E50879"/>
    <w:pPr>
      <w:spacing w:after="0" w:line="240" w:lineRule="auto"/>
    </w:pPr>
    <w:rPr>
      <w:rFonts w:ascii="Calibri" w:eastAsiaTheme="minorEastAsia" w:hAnsi="Calibri" w:cs="Times New Roman"/>
      <w:color w:val="7B7B7B" w:themeColor="accent3" w:themeShade="BF"/>
      <w:sz w:val="20"/>
      <w:szCs w:val="2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E50879"/>
    <w:pPr>
      <w:spacing w:after="0" w:line="240" w:lineRule="auto"/>
    </w:pPr>
    <w:rPr>
      <w:rFonts w:ascii="Calibri" w:eastAsiaTheme="minorEastAsia" w:hAnsi="Calibri" w:cs="Times New Roman"/>
      <w:color w:val="BF8F00" w:themeColor="accent4" w:themeShade="BF"/>
      <w:sz w:val="20"/>
      <w:szCs w:val="20"/>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E50879"/>
    <w:pPr>
      <w:spacing w:after="0" w:line="240" w:lineRule="auto"/>
    </w:pPr>
    <w:rPr>
      <w:rFonts w:ascii="Calibri" w:eastAsiaTheme="minorEastAsia" w:hAnsi="Calibri" w:cs="Times New Roman"/>
      <w:color w:val="2F5496" w:themeColor="accent5" w:themeShade="BF"/>
      <w:sz w:val="20"/>
      <w:szCs w:val="20"/>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rsid w:val="00E50879"/>
    <w:pPr>
      <w:spacing w:after="0" w:line="240" w:lineRule="auto"/>
    </w:pPr>
    <w:rPr>
      <w:rFonts w:ascii="Calibri" w:eastAsiaTheme="minorEastAsia" w:hAnsi="Calibri" w:cs="Times New Roman"/>
      <w:color w:val="538135" w:themeColor="accent6" w:themeShade="BF"/>
      <w:sz w:val="20"/>
      <w:szCs w:val="2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TMLAcronym">
    <w:name w:val="HTML Acronym"/>
    <w:rsid w:val="00E50879"/>
  </w:style>
  <w:style w:type="paragraph" w:styleId="HTMLAddress">
    <w:name w:val="HTML Address"/>
    <w:basedOn w:val="Normal"/>
    <w:link w:val="HTMLAddressChar"/>
    <w:rsid w:val="00E50879"/>
    <w:rPr>
      <w:i/>
      <w:iCs/>
      <w:lang w:val="x-none" w:eastAsia="x-none"/>
    </w:rPr>
  </w:style>
  <w:style w:type="character" w:customStyle="1" w:styleId="HTMLAddressChar">
    <w:name w:val="HTML Address Char"/>
    <w:link w:val="HTMLAddress"/>
    <w:rsid w:val="00E50879"/>
    <w:rPr>
      <w:rFonts w:ascii="Times New Roman" w:eastAsia="MS Mincho" w:hAnsi="Times New Roman" w:cs="Times New Roman"/>
      <w:i/>
      <w:iCs/>
      <w:sz w:val="20"/>
      <w:szCs w:val="20"/>
      <w:lang w:val="x-none" w:eastAsia="x-none"/>
    </w:rPr>
  </w:style>
  <w:style w:type="character" w:styleId="HTMLCite">
    <w:name w:val="HTML Cite"/>
    <w:rsid w:val="00E50879"/>
    <w:rPr>
      <w:i/>
      <w:iCs/>
    </w:rPr>
  </w:style>
  <w:style w:type="character" w:styleId="HTMLCode">
    <w:name w:val="HTML Code"/>
    <w:rsid w:val="00E50879"/>
    <w:rPr>
      <w:rFonts w:ascii="Courier New" w:hAnsi="Courier New" w:cs="Courier New"/>
      <w:sz w:val="20"/>
      <w:szCs w:val="20"/>
    </w:rPr>
  </w:style>
  <w:style w:type="character" w:styleId="HTMLDefinition">
    <w:name w:val="HTML Definition"/>
    <w:rsid w:val="00E50879"/>
    <w:rPr>
      <w:i/>
      <w:iCs/>
    </w:rPr>
  </w:style>
  <w:style w:type="character" w:styleId="HTMLKeyboard">
    <w:name w:val="HTML Keyboard"/>
    <w:rsid w:val="00E50879"/>
    <w:rPr>
      <w:rFonts w:ascii="Courier New" w:hAnsi="Courier New" w:cs="Courier New"/>
      <w:sz w:val="20"/>
      <w:szCs w:val="20"/>
    </w:rPr>
  </w:style>
  <w:style w:type="paragraph" w:styleId="HTMLPreformatted">
    <w:name w:val="HTML Preformatted"/>
    <w:basedOn w:val="Normal"/>
    <w:link w:val="HTMLPreformattedChar"/>
    <w:uiPriority w:val="99"/>
    <w:unhideWhenUsed/>
    <w:rsid w:val="00E50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egoe UI" w:hAnsi="Segoe UI"/>
      <w:lang w:val="x-none" w:eastAsia="x-none"/>
    </w:rPr>
  </w:style>
  <w:style w:type="character" w:customStyle="1" w:styleId="HTMLPreformattedChar">
    <w:name w:val="HTML Preformatted Char"/>
    <w:link w:val="HTMLPreformatted"/>
    <w:uiPriority w:val="99"/>
    <w:rsid w:val="00E50879"/>
    <w:rPr>
      <w:rFonts w:ascii="Segoe UI" w:eastAsia="MS Mincho" w:hAnsi="Segoe UI" w:cs="Times New Roman"/>
      <w:sz w:val="20"/>
      <w:szCs w:val="20"/>
      <w:lang w:val="x-none" w:eastAsia="x-none"/>
    </w:rPr>
  </w:style>
  <w:style w:type="character" w:styleId="HTMLSample">
    <w:name w:val="HTML Sample"/>
    <w:rsid w:val="00E50879"/>
    <w:rPr>
      <w:rFonts w:ascii="Courier New" w:hAnsi="Courier New" w:cs="Courier New"/>
    </w:rPr>
  </w:style>
  <w:style w:type="character" w:styleId="HTMLTypewriter">
    <w:name w:val="HTML Typewriter"/>
    <w:rsid w:val="00E50879"/>
    <w:rPr>
      <w:rFonts w:ascii="Courier New" w:hAnsi="Courier New" w:cs="Courier New"/>
      <w:sz w:val="20"/>
      <w:szCs w:val="20"/>
    </w:rPr>
  </w:style>
  <w:style w:type="character" w:styleId="HTMLVariable">
    <w:name w:val="HTML Variable"/>
    <w:rsid w:val="00E50879"/>
    <w:rPr>
      <w:i/>
      <w:iCs/>
    </w:rPr>
  </w:style>
  <w:style w:type="character" w:styleId="Hyperlink">
    <w:name w:val="Hyperlink"/>
    <w:uiPriority w:val="99"/>
    <w:rsid w:val="00E50879"/>
    <w:rPr>
      <w:rFonts w:ascii="Times New Roman" w:hAnsi="Times New Roman"/>
      <w:color w:val="0000FF"/>
      <w:sz w:val="16"/>
      <w:u w:val="none"/>
      <w:effect w:val="none"/>
    </w:rPr>
  </w:style>
  <w:style w:type="paragraph" w:styleId="Index1">
    <w:name w:val="index 1"/>
    <w:basedOn w:val="Normal"/>
    <w:next w:val="Normal"/>
    <w:autoRedefine/>
    <w:rsid w:val="00E50879"/>
    <w:pPr>
      <w:ind w:left="200" w:hanging="200"/>
    </w:pPr>
  </w:style>
  <w:style w:type="paragraph" w:styleId="Index2">
    <w:name w:val="index 2"/>
    <w:basedOn w:val="Normal"/>
    <w:next w:val="Normal"/>
    <w:autoRedefine/>
    <w:rsid w:val="00E50879"/>
    <w:pPr>
      <w:ind w:left="400" w:hanging="200"/>
    </w:pPr>
  </w:style>
  <w:style w:type="paragraph" w:styleId="Index3">
    <w:name w:val="index 3"/>
    <w:basedOn w:val="Normal"/>
    <w:next w:val="Normal"/>
    <w:autoRedefine/>
    <w:rsid w:val="00E50879"/>
    <w:pPr>
      <w:ind w:left="600" w:hanging="200"/>
    </w:pPr>
  </w:style>
  <w:style w:type="paragraph" w:styleId="Index4">
    <w:name w:val="index 4"/>
    <w:basedOn w:val="Normal"/>
    <w:next w:val="Normal"/>
    <w:autoRedefine/>
    <w:rsid w:val="00E50879"/>
    <w:pPr>
      <w:ind w:left="800" w:hanging="200"/>
    </w:pPr>
  </w:style>
  <w:style w:type="paragraph" w:styleId="Index5">
    <w:name w:val="index 5"/>
    <w:basedOn w:val="Normal"/>
    <w:next w:val="Normal"/>
    <w:autoRedefine/>
    <w:rsid w:val="00E50879"/>
    <w:pPr>
      <w:ind w:left="1000" w:hanging="200"/>
    </w:pPr>
  </w:style>
  <w:style w:type="paragraph" w:styleId="Index6">
    <w:name w:val="index 6"/>
    <w:basedOn w:val="Normal"/>
    <w:next w:val="Normal"/>
    <w:autoRedefine/>
    <w:rsid w:val="00E50879"/>
    <w:pPr>
      <w:ind w:left="1200" w:hanging="200"/>
    </w:pPr>
  </w:style>
  <w:style w:type="paragraph" w:styleId="Index7">
    <w:name w:val="index 7"/>
    <w:basedOn w:val="Normal"/>
    <w:next w:val="Normal"/>
    <w:autoRedefine/>
    <w:rsid w:val="00E50879"/>
    <w:pPr>
      <w:ind w:left="1400" w:hanging="200"/>
    </w:pPr>
  </w:style>
  <w:style w:type="paragraph" w:styleId="Index8">
    <w:name w:val="index 8"/>
    <w:basedOn w:val="Normal"/>
    <w:next w:val="Normal"/>
    <w:autoRedefine/>
    <w:rsid w:val="00E50879"/>
    <w:pPr>
      <w:ind w:left="1600" w:hanging="200"/>
    </w:pPr>
  </w:style>
  <w:style w:type="paragraph" w:styleId="Index9">
    <w:name w:val="index 9"/>
    <w:basedOn w:val="Normal"/>
    <w:next w:val="Normal"/>
    <w:autoRedefine/>
    <w:rsid w:val="00E50879"/>
    <w:pPr>
      <w:ind w:left="1800" w:hanging="200"/>
    </w:pPr>
  </w:style>
  <w:style w:type="paragraph" w:styleId="IndexHeading">
    <w:name w:val="index heading"/>
    <w:basedOn w:val="Normal"/>
    <w:next w:val="Index1"/>
    <w:rsid w:val="00E50879"/>
    <w:rPr>
      <w:rFonts w:ascii="Cambria" w:hAnsi="Cambria"/>
      <w:b/>
      <w:bCs/>
    </w:rPr>
  </w:style>
  <w:style w:type="character" w:styleId="IntenseEmphasis">
    <w:name w:val="Intense Emphasis"/>
    <w:uiPriority w:val="21"/>
    <w:qFormat/>
    <w:rsid w:val="00E50879"/>
    <w:rPr>
      <w:b/>
      <w:bCs/>
      <w:i/>
      <w:iCs/>
      <w:color w:val="4F81BD"/>
    </w:rPr>
  </w:style>
  <w:style w:type="paragraph" w:styleId="IntenseQuote">
    <w:name w:val="Intense Quote"/>
    <w:basedOn w:val="Normal"/>
    <w:next w:val="Normal"/>
    <w:link w:val="IntenseQuoteChar"/>
    <w:uiPriority w:val="30"/>
    <w:qFormat/>
    <w:rsid w:val="00E50879"/>
    <w:pPr>
      <w:pBdr>
        <w:bottom w:val="single" w:sz="4" w:space="4" w:color="4F81BD"/>
      </w:pBdr>
      <w:spacing w:before="200" w:after="280"/>
      <w:ind w:left="936" w:right="936"/>
    </w:pPr>
    <w:rPr>
      <w:b/>
      <w:bCs/>
      <w:i/>
      <w:iCs/>
      <w:color w:val="4F81BD"/>
      <w:lang w:val="x-none" w:eastAsia="x-none"/>
    </w:rPr>
  </w:style>
  <w:style w:type="character" w:customStyle="1" w:styleId="IntenseQuoteChar">
    <w:name w:val="Intense Quote Char"/>
    <w:link w:val="IntenseQuote"/>
    <w:uiPriority w:val="30"/>
    <w:rsid w:val="00E50879"/>
    <w:rPr>
      <w:rFonts w:ascii="Times New Roman" w:eastAsia="MS Mincho" w:hAnsi="Times New Roman" w:cs="Times New Roman"/>
      <w:b/>
      <w:bCs/>
      <w:i/>
      <w:iCs/>
      <w:color w:val="4F81BD"/>
      <w:sz w:val="20"/>
      <w:szCs w:val="20"/>
      <w:lang w:val="x-none" w:eastAsia="x-none"/>
    </w:rPr>
  </w:style>
  <w:style w:type="character" w:styleId="IntenseReference">
    <w:name w:val="Intense Reference"/>
    <w:uiPriority w:val="32"/>
    <w:qFormat/>
    <w:rsid w:val="00E50879"/>
    <w:rPr>
      <w:b/>
      <w:bCs/>
      <w:smallCaps/>
      <w:color w:val="C0504D"/>
      <w:spacing w:val="5"/>
      <w:u w:val="single"/>
    </w:rPr>
  </w:style>
  <w:style w:type="table" w:styleId="LightGrid">
    <w:name w:val="Light Grid"/>
    <w:basedOn w:val="TableNormal"/>
    <w:uiPriority w:val="62"/>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Grid-Accent1">
    <w:name w:val="Light Grid Accent 1"/>
    <w:basedOn w:val="TableNormal"/>
    <w:uiPriority w:val="62"/>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libri Light" w:eastAsia="Times New Roman" w:hAnsi="Calibri Light"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libri Light" w:eastAsia="Times New Roman" w:hAnsi="Calibri Light"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62"/>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libri Light" w:eastAsia="Times New Roman" w:hAnsi="Calibri Light"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62"/>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libri Light" w:eastAsia="Times New Roman" w:hAnsi="Calibri Light"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62"/>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62"/>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libri Light" w:eastAsia="Times New Roman" w:hAnsi="Calibri Light"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styleId="LightList">
    <w:name w:val="Light List"/>
    <w:basedOn w:val="TableNormal"/>
    <w:uiPriority w:val="61"/>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Shading">
    <w:name w:val="Light Shading"/>
    <w:basedOn w:val="TableNormal"/>
    <w:uiPriority w:val="60"/>
    <w:rsid w:val="00E50879"/>
    <w:pPr>
      <w:spacing w:after="0" w:line="240" w:lineRule="auto"/>
    </w:pPr>
    <w:rPr>
      <w:rFonts w:ascii="Times New Roman" w:eastAsia="MS Mincho" w:hAnsi="Times New Roman" w:cs="Times New Roman"/>
      <w:color w:val="000000"/>
      <w:sz w:val="20"/>
      <w:szCs w:val="20"/>
      <w:lang w:eastAsia="ja-JP"/>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E50879"/>
    <w:pPr>
      <w:spacing w:after="0" w:line="240" w:lineRule="auto"/>
    </w:pPr>
    <w:rPr>
      <w:rFonts w:ascii="Times New Roman" w:eastAsia="MS Mincho" w:hAnsi="Times New Roman" w:cs="Times New Roman"/>
      <w:color w:val="365F91"/>
      <w:sz w:val="20"/>
      <w:szCs w:val="20"/>
      <w:lang w:eastAsia="ja-JP"/>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E50879"/>
    <w:pPr>
      <w:spacing w:after="0" w:line="240" w:lineRule="auto"/>
    </w:pPr>
    <w:rPr>
      <w:rFonts w:ascii="Times New Roman" w:eastAsia="MS Mincho" w:hAnsi="Times New Roman" w:cs="Times New Roman"/>
      <w:color w:val="943634"/>
      <w:sz w:val="20"/>
      <w:szCs w:val="20"/>
      <w:lang w:eastAsia="ja-JP"/>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E50879"/>
    <w:pPr>
      <w:spacing w:after="0" w:line="240" w:lineRule="auto"/>
    </w:pPr>
    <w:rPr>
      <w:rFonts w:ascii="Times New Roman" w:eastAsia="MS Mincho" w:hAnsi="Times New Roman" w:cs="Times New Roman"/>
      <w:color w:val="76923C"/>
      <w:sz w:val="20"/>
      <w:szCs w:val="20"/>
      <w:lang w:eastAsia="ja-JP"/>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E50879"/>
    <w:pPr>
      <w:spacing w:after="0" w:line="240" w:lineRule="auto"/>
    </w:pPr>
    <w:rPr>
      <w:rFonts w:ascii="Times New Roman" w:eastAsia="MS Mincho" w:hAnsi="Times New Roman" w:cs="Times New Roman"/>
      <w:color w:val="5F497A"/>
      <w:sz w:val="20"/>
      <w:szCs w:val="20"/>
      <w:lang w:eastAsia="ja-JP"/>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E50879"/>
    <w:pPr>
      <w:spacing w:after="0" w:line="240" w:lineRule="auto"/>
    </w:pPr>
    <w:rPr>
      <w:rFonts w:ascii="Times New Roman" w:eastAsia="MS Mincho" w:hAnsi="Times New Roman" w:cs="Times New Roman"/>
      <w:color w:val="31849B"/>
      <w:sz w:val="20"/>
      <w:szCs w:val="20"/>
      <w:lang w:eastAsia="ja-JP"/>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60"/>
    <w:rsid w:val="00E50879"/>
    <w:pPr>
      <w:spacing w:after="0" w:line="240" w:lineRule="auto"/>
    </w:pPr>
    <w:rPr>
      <w:rFonts w:ascii="Times New Roman" w:eastAsia="MS Mincho" w:hAnsi="Times New Roman" w:cs="Times New Roman"/>
      <w:color w:val="E36C0A"/>
      <w:sz w:val="20"/>
      <w:szCs w:val="20"/>
      <w:lang w:eastAsia="ja-JP"/>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character" w:styleId="LineNumber">
    <w:name w:val="line number"/>
    <w:rsid w:val="00E50879"/>
  </w:style>
  <w:style w:type="paragraph" w:styleId="List">
    <w:name w:val="List"/>
    <w:basedOn w:val="Normal"/>
    <w:rsid w:val="00E50879"/>
    <w:pPr>
      <w:ind w:left="360" w:hanging="360"/>
      <w:contextualSpacing/>
    </w:pPr>
  </w:style>
  <w:style w:type="paragraph" w:styleId="List2">
    <w:name w:val="List 2"/>
    <w:basedOn w:val="Normal"/>
    <w:rsid w:val="00E50879"/>
    <w:pPr>
      <w:ind w:left="720" w:hanging="360"/>
      <w:contextualSpacing/>
    </w:pPr>
  </w:style>
  <w:style w:type="paragraph" w:styleId="List3">
    <w:name w:val="List 3"/>
    <w:basedOn w:val="Normal"/>
    <w:rsid w:val="00E50879"/>
    <w:pPr>
      <w:ind w:left="1080" w:hanging="360"/>
      <w:contextualSpacing/>
    </w:pPr>
  </w:style>
  <w:style w:type="paragraph" w:styleId="List4">
    <w:name w:val="List 4"/>
    <w:basedOn w:val="Normal"/>
    <w:rsid w:val="00E50879"/>
    <w:pPr>
      <w:ind w:left="1440" w:hanging="360"/>
      <w:contextualSpacing/>
    </w:pPr>
  </w:style>
  <w:style w:type="paragraph" w:styleId="List5">
    <w:name w:val="List 5"/>
    <w:basedOn w:val="Normal"/>
    <w:rsid w:val="00E50879"/>
    <w:pPr>
      <w:ind w:left="1800" w:hanging="360"/>
      <w:contextualSpacing/>
    </w:pPr>
  </w:style>
  <w:style w:type="paragraph" w:styleId="ListBullet">
    <w:name w:val="List Bullet"/>
    <w:basedOn w:val="Normal"/>
    <w:rsid w:val="00E50879"/>
    <w:pPr>
      <w:tabs>
        <w:tab w:val="num" w:pos="360"/>
      </w:tabs>
      <w:ind w:left="360" w:hanging="360"/>
      <w:contextualSpacing/>
    </w:pPr>
  </w:style>
  <w:style w:type="paragraph" w:styleId="ListBullet2">
    <w:name w:val="List Bullet 2"/>
    <w:basedOn w:val="Normal"/>
    <w:rsid w:val="00E50879"/>
    <w:pPr>
      <w:tabs>
        <w:tab w:val="num" w:pos="720"/>
      </w:tabs>
      <w:ind w:left="720" w:hanging="360"/>
      <w:contextualSpacing/>
    </w:pPr>
  </w:style>
  <w:style w:type="paragraph" w:styleId="ListBullet3">
    <w:name w:val="List Bullet 3"/>
    <w:basedOn w:val="Normal"/>
    <w:rsid w:val="00E50879"/>
    <w:pPr>
      <w:numPr>
        <w:numId w:val="5"/>
      </w:numPr>
      <w:tabs>
        <w:tab w:val="clear" w:pos="432"/>
        <w:tab w:val="num" w:pos="1080"/>
      </w:tabs>
      <w:ind w:left="1080" w:hanging="360"/>
      <w:contextualSpacing/>
    </w:pPr>
  </w:style>
  <w:style w:type="paragraph" w:styleId="ListBullet4">
    <w:name w:val="List Bullet 4"/>
    <w:basedOn w:val="Normal"/>
    <w:rsid w:val="00E50879"/>
    <w:pPr>
      <w:tabs>
        <w:tab w:val="num" w:pos="1440"/>
      </w:tabs>
      <w:ind w:left="1440" w:hanging="360"/>
      <w:contextualSpacing/>
    </w:pPr>
  </w:style>
  <w:style w:type="paragraph" w:styleId="ListBullet5">
    <w:name w:val="List Bullet 5"/>
    <w:basedOn w:val="Normal"/>
    <w:rsid w:val="00E50879"/>
    <w:pPr>
      <w:tabs>
        <w:tab w:val="num" w:pos="1800"/>
      </w:tabs>
      <w:ind w:left="1800" w:hanging="360"/>
      <w:contextualSpacing/>
    </w:pPr>
  </w:style>
  <w:style w:type="paragraph" w:styleId="ListContinue">
    <w:name w:val="List Continue"/>
    <w:basedOn w:val="Normal"/>
    <w:rsid w:val="00E50879"/>
    <w:pPr>
      <w:spacing w:after="120"/>
      <w:ind w:left="360"/>
      <w:contextualSpacing/>
    </w:pPr>
  </w:style>
  <w:style w:type="paragraph" w:styleId="ListContinue2">
    <w:name w:val="List Continue 2"/>
    <w:basedOn w:val="Normal"/>
    <w:rsid w:val="00E50879"/>
    <w:pPr>
      <w:spacing w:after="120"/>
      <w:ind w:left="720"/>
      <w:contextualSpacing/>
    </w:pPr>
  </w:style>
  <w:style w:type="paragraph" w:styleId="ListContinue3">
    <w:name w:val="List Continue 3"/>
    <w:basedOn w:val="Normal"/>
    <w:rsid w:val="00E50879"/>
    <w:pPr>
      <w:spacing w:after="120"/>
      <w:ind w:left="1080"/>
      <w:contextualSpacing/>
    </w:pPr>
  </w:style>
  <w:style w:type="paragraph" w:styleId="ListContinue4">
    <w:name w:val="List Continue 4"/>
    <w:basedOn w:val="Normal"/>
    <w:rsid w:val="00E50879"/>
    <w:pPr>
      <w:spacing w:after="120"/>
      <w:ind w:left="1440"/>
      <w:contextualSpacing/>
    </w:pPr>
  </w:style>
  <w:style w:type="paragraph" w:styleId="ListContinue5">
    <w:name w:val="List Continue 5"/>
    <w:basedOn w:val="Normal"/>
    <w:rsid w:val="00E50879"/>
    <w:pPr>
      <w:spacing w:after="120"/>
      <w:ind w:left="1800"/>
      <w:contextualSpacing/>
    </w:pPr>
  </w:style>
  <w:style w:type="paragraph" w:styleId="ListNumber">
    <w:name w:val="List Number"/>
    <w:basedOn w:val="Normal"/>
    <w:rsid w:val="00E50879"/>
    <w:pPr>
      <w:numPr>
        <w:numId w:val="6"/>
      </w:numPr>
      <w:tabs>
        <w:tab w:val="clear" w:pos="1800"/>
        <w:tab w:val="num" w:pos="360"/>
      </w:tabs>
      <w:ind w:left="360" w:hanging="360"/>
      <w:contextualSpacing/>
    </w:pPr>
  </w:style>
  <w:style w:type="paragraph" w:styleId="ListNumber2">
    <w:name w:val="List Number 2"/>
    <w:basedOn w:val="Normal"/>
    <w:rsid w:val="00E50879"/>
    <w:pPr>
      <w:numPr>
        <w:numId w:val="7"/>
      </w:numPr>
      <w:tabs>
        <w:tab w:val="clear" w:pos="360"/>
        <w:tab w:val="num" w:pos="720"/>
      </w:tabs>
      <w:ind w:left="720"/>
      <w:contextualSpacing/>
    </w:pPr>
  </w:style>
  <w:style w:type="paragraph" w:styleId="ListNumber3">
    <w:name w:val="List Number 3"/>
    <w:basedOn w:val="Normal"/>
    <w:rsid w:val="00E50879"/>
    <w:pPr>
      <w:numPr>
        <w:numId w:val="8"/>
      </w:numPr>
      <w:tabs>
        <w:tab w:val="clear" w:pos="360"/>
        <w:tab w:val="num" w:pos="1080"/>
      </w:tabs>
      <w:ind w:left="1080"/>
      <w:contextualSpacing/>
    </w:pPr>
  </w:style>
  <w:style w:type="paragraph" w:styleId="ListNumber4">
    <w:name w:val="List Number 4"/>
    <w:basedOn w:val="Normal"/>
    <w:rsid w:val="00E50879"/>
    <w:pPr>
      <w:numPr>
        <w:numId w:val="9"/>
      </w:numPr>
      <w:tabs>
        <w:tab w:val="num" w:pos="1440"/>
      </w:tabs>
      <w:ind w:left="1440"/>
      <w:contextualSpacing/>
    </w:pPr>
  </w:style>
  <w:style w:type="paragraph" w:styleId="ListNumber5">
    <w:name w:val="List Number 5"/>
    <w:basedOn w:val="Normal"/>
    <w:rsid w:val="00E50879"/>
    <w:pPr>
      <w:numPr>
        <w:numId w:val="10"/>
      </w:numPr>
      <w:tabs>
        <w:tab w:val="num" w:pos="1800"/>
      </w:tabs>
      <w:ind w:left="1800"/>
      <w:contextualSpacing/>
    </w:pPr>
  </w:style>
  <w:style w:type="table" w:styleId="ListTable1Light">
    <w:name w:val="List Table 1 Light"/>
    <w:basedOn w:val="TableNormal"/>
    <w:uiPriority w:val="46"/>
    <w:rsid w:val="00E50879"/>
    <w:pPr>
      <w:spacing w:after="0" w:line="240" w:lineRule="auto"/>
    </w:pPr>
    <w:rPr>
      <w:rFonts w:ascii="Calibri" w:eastAsiaTheme="minorEastAsia" w:hAnsi="Calibri" w:cs="Times New Roman"/>
      <w:sz w:val="20"/>
      <w:szCs w:val="20"/>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E50879"/>
    <w:pPr>
      <w:spacing w:after="0" w:line="240" w:lineRule="auto"/>
    </w:pPr>
    <w:rPr>
      <w:rFonts w:ascii="Calibri" w:eastAsiaTheme="minorEastAsia" w:hAnsi="Calibri" w:cs="Times New Roman"/>
      <w:sz w:val="20"/>
      <w:szCs w:val="20"/>
    </w:r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E50879"/>
    <w:pPr>
      <w:spacing w:after="0" w:line="240" w:lineRule="auto"/>
    </w:pPr>
    <w:rPr>
      <w:rFonts w:ascii="Calibri" w:eastAsiaTheme="minorEastAsia" w:hAnsi="Calibri" w:cs="Times New Roman"/>
      <w:sz w:val="20"/>
      <w:szCs w:val="20"/>
    </w:r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E50879"/>
    <w:pPr>
      <w:spacing w:after="0" w:line="240" w:lineRule="auto"/>
    </w:pPr>
    <w:rPr>
      <w:rFonts w:ascii="Calibri" w:eastAsiaTheme="minorEastAsia" w:hAnsi="Calibri" w:cs="Times New Roman"/>
      <w:sz w:val="20"/>
      <w:szCs w:val="20"/>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E50879"/>
    <w:pPr>
      <w:spacing w:after="0" w:line="240" w:lineRule="auto"/>
    </w:pPr>
    <w:rPr>
      <w:rFonts w:ascii="Calibri" w:eastAsiaTheme="minorEastAsia" w:hAnsi="Calibri" w:cs="Times New Roman"/>
      <w:sz w:val="20"/>
      <w:szCs w:val="20"/>
    </w:r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E50879"/>
    <w:pPr>
      <w:spacing w:after="0" w:line="240" w:lineRule="auto"/>
    </w:pPr>
    <w:rPr>
      <w:rFonts w:ascii="Calibri" w:eastAsiaTheme="minorEastAsia" w:hAnsi="Calibri" w:cs="Times New Roman"/>
      <w:sz w:val="20"/>
      <w:szCs w:val="20"/>
    </w:r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1Light-Accent6">
    <w:name w:val="List Table 1 Light Accent 6"/>
    <w:basedOn w:val="TableNormal"/>
    <w:uiPriority w:val="46"/>
    <w:rsid w:val="00E50879"/>
    <w:pPr>
      <w:spacing w:after="0" w:line="240" w:lineRule="auto"/>
    </w:pPr>
    <w:rPr>
      <w:rFonts w:ascii="Calibri" w:eastAsiaTheme="minorEastAsia" w:hAnsi="Calibri" w:cs="Times New Roman"/>
      <w:sz w:val="20"/>
      <w:szCs w:val="20"/>
    </w:r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2-Accent6">
    <w:name w:val="List Table 2 Accent 6"/>
    <w:basedOn w:val="TableNormal"/>
    <w:uiPriority w:val="47"/>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Table3-Accent6">
    <w:name w:val="List Table 3 Accent 6"/>
    <w:basedOn w:val="TableNormal"/>
    <w:uiPriority w:val="48"/>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6">
    <w:name w:val="List Table 4 Accent 6"/>
    <w:basedOn w:val="TableNormal"/>
    <w:uiPriority w:val="49"/>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E50879"/>
    <w:pPr>
      <w:spacing w:after="0" w:line="240" w:lineRule="auto"/>
    </w:pPr>
    <w:rPr>
      <w:rFonts w:ascii="Calibri" w:eastAsiaTheme="minorEastAsia" w:hAnsi="Calibri" w:cs="Times New Roman"/>
      <w:color w:val="FFFFFF" w:themeColor="background1"/>
      <w:sz w:val="20"/>
      <w:szCs w:val="20"/>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E50879"/>
    <w:pPr>
      <w:spacing w:after="0" w:line="240" w:lineRule="auto"/>
    </w:pPr>
    <w:rPr>
      <w:rFonts w:ascii="Calibri" w:eastAsiaTheme="minorEastAsia" w:hAnsi="Calibri" w:cs="Times New Roman"/>
      <w:color w:val="FFFFFF" w:themeColor="background1"/>
      <w:sz w:val="20"/>
      <w:szCs w:val="20"/>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E50879"/>
    <w:pPr>
      <w:spacing w:after="0" w:line="240" w:lineRule="auto"/>
    </w:pPr>
    <w:rPr>
      <w:rFonts w:ascii="Calibri" w:eastAsiaTheme="minorEastAsia" w:hAnsi="Calibri" w:cs="Times New Roman"/>
      <w:color w:val="FFFFFF" w:themeColor="background1"/>
      <w:sz w:val="20"/>
      <w:szCs w:val="20"/>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E50879"/>
    <w:pPr>
      <w:spacing w:after="0" w:line="240" w:lineRule="auto"/>
    </w:pPr>
    <w:rPr>
      <w:rFonts w:ascii="Calibri" w:eastAsiaTheme="minorEastAsia" w:hAnsi="Calibri" w:cs="Times New Roman"/>
      <w:color w:val="FFFFFF" w:themeColor="background1"/>
      <w:sz w:val="20"/>
      <w:szCs w:val="20"/>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E50879"/>
    <w:pPr>
      <w:spacing w:after="0" w:line="240" w:lineRule="auto"/>
    </w:pPr>
    <w:rPr>
      <w:rFonts w:ascii="Calibri" w:eastAsiaTheme="minorEastAsia" w:hAnsi="Calibri" w:cs="Times New Roman"/>
      <w:color w:val="FFFFFF" w:themeColor="background1"/>
      <w:sz w:val="20"/>
      <w:szCs w:val="20"/>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E50879"/>
    <w:pPr>
      <w:spacing w:after="0" w:line="240" w:lineRule="auto"/>
    </w:pPr>
    <w:rPr>
      <w:rFonts w:ascii="Calibri" w:eastAsiaTheme="minorEastAsia" w:hAnsi="Calibri" w:cs="Times New Roman"/>
      <w:color w:val="FFFFFF" w:themeColor="background1"/>
      <w:sz w:val="20"/>
      <w:szCs w:val="20"/>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E50879"/>
    <w:pPr>
      <w:spacing w:after="0" w:line="240" w:lineRule="auto"/>
    </w:pPr>
    <w:rPr>
      <w:rFonts w:ascii="Calibri" w:eastAsiaTheme="minorEastAsia" w:hAnsi="Calibri" w:cs="Times New Roman"/>
      <w:color w:val="FFFFFF" w:themeColor="background1"/>
      <w:sz w:val="20"/>
      <w:szCs w:val="20"/>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E50879"/>
    <w:pPr>
      <w:spacing w:after="0" w:line="240" w:lineRule="auto"/>
    </w:pPr>
    <w:rPr>
      <w:rFonts w:ascii="Calibri" w:eastAsiaTheme="minorEastAsia" w:hAnsi="Calibri" w:cs="Times New Roman"/>
      <w:color w:val="000000" w:themeColor="text1"/>
      <w:sz w:val="20"/>
      <w:szCs w:val="20"/>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E50879"/>
    <w:pPr>
      <w:spacing w:after="0" w:line="240" w:lineRule="auto"/>
    </w:pPr>
    <w:rPr>
      <w:rFonts w:ascii="Calibri" w:eastAsiaTheme="minorEastAsia" w:hAnsi="Calibri" w:cs="Times New Roman"/>
      <w:color w:val="2E74B5" w:themeColor="accent1" w:themeShade="BF"/>
      <w:sz w:val="20"/>
      <w:szCs w:val="20"/>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E50879"/>
    <w:pPr>
      <w:spacing w:after="0" w:line="240" w:lineRule="auto"/>
    </w:pPr>
    <w:rPr>
      <w:rFonts w:ascii="Calibri" w:eastAsiaTheme="minorEastAsia" w:hAnsi="Calibri" w:cs="Times New Roman"/>
      <w:color w:val="C45911" w:themeColor="accent2" w:themeShade="BF"/>
      <w:sz w:val="20"/>
      <w:szCs w:val="20"/>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E50879"/>
    <w:pPr>
      <w:spacing w:after="0" w:line="240" w:lineRule="auto"/>
    </w:pPr>
    <w:rPr>
      <w:rFonts w:ascii="Calibri" w:eastAsiaTheme="minorEastAsia" w:hAnsi="Calibri" w:cs="Times New Roman"/>
      <w:color w:val="7B7B7B" w:themeColor="accent3" w:themeShade="BF"/>
      <w:sz w:val="20"/>
      <w:szCs w:val="20"/>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E50879"/>
    <w:pPr>
      <w:spacing w:after="0" w:line="240" w:lineRule="auto"/>
    </w:pPr>
    <w:rPr>
      <w:rFonts w:ascii="Calibri" w:eastAsiaTheme="minorEastAsia" w:hAnsi="Calibri" w:cs="Times New Roman"/>
      <w:color w:val="BF8F00" w:themeColor="accent4" w:themeShade="BF"/>
      <w:sz w:val="20"/>
      <w:szCs w:val="20"/>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E50879"/>
    <w:pPr>
      <w:spacing w:after="0" w:line="240" w:lineRule="auto"/>
    </w:pPr>
    <w:rPr>
      <w:rFonts w:ascii="Calibri" w:eastAsiaTheme="minorEastAsia" w:hAnsi="Calibri" w:cs="Times New Roman"/>
      <w:color w:val="2F5496" w:themeColor="accent5" w:themeShade="BF"/>
      <w:sz w:val="20"/>
      <w:szCs w:val="20"/>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6Colorful-Accent6">
    <w:name w:val="List Table 6 Colorful Accent 6"/>
    <w:basedOn w:val="TableNormal"/>
    <w:uiPriority w:val="51"/>
    <w:rsid w:val="00E50879"/>
    <w:pPr>
      <w:spacing w:after="0" w:line="240" w:lineRule="auto"/>
    </w:pPr>
    <w:rPr>
      <w:rFonts w:ascii="Calibri" w:eastAsiaTheme="minorEastAsia" w:hAnsi="Calibri" w:cs="Times New Roman"/>
      <w:color w:val="538135" w:themeColor="accent6" w:themeShade="BF"/>
      <w:sz w:val="20"/>
      <w:szCs w:val="20"/>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E50879"/>
    <w:pPr>
      <w:spacing w:after="0" w:line="240" w:lineRule="auto"/>
    </w:pPr>
    <w:rPr>
      <w:rFonts w:ascii="Calibri" w:eastAsiaTheme="minorEastAsia" w:hAnsi="Calibri" w:cs="Times New Roman"/>
      <w:color w:val="000000" w:themeColor="text1"/>
      <w:sz w:val="20"/>
      <w:szCs w:val="20"/>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E50879"/>
    <w:pPr>
      <w:spacing w:after="0" w:line="240" w:lineRule="auto"/>
    </w:pPr>
    <w:rPr>
      <w:rFonts w:ascii="Calibri" w:eastAsiaTheme="minorEastAsia" w:hAnsi="Calibri" w:cs="Times New Roman"/>
      <w:color w:val="2E74B5" w:themeColor="accent1" w:themeShade="BF"/>
      <w:sz w:val="20"/>
      <w:szCs w:val="20"/>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E50879"/>
    <w:pPr>
      <w:spacing w:after="0" w:line="240" w:lineRule="auto"/>
    </w:pPr>
    <w:rPr>
      <w:rFonts w:ascii="Calibri" w:eastAsiaTheme="minorEastAsia" w:hAnsi="Calibri" w:cs="Times New Roman"/>
      <w:color w:val="C45911" w:themeColor="accent2" w:themeShade="BF"/>
      <w:sz w:val="20"/>
      <w:szCs w:val="20"/>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E50879"/>
    <w:pPr>
      <w:spacing w:after="0" w:line="240" w:lineRule="auto"/>
    </w:pPr>
    <w:rPr>
      <w:rFonts w:ascii="Calibri" w:eastAsiaTheme="minorEastAsia" w:hAnsi="Calibri" w:cs="Times New Roman"/>
      <w:color w:val="7B7B7B" w:themeColor="accent3" w:themeShade="BF"/>
      <w:sz w:val="20"/>
      <w:szCs w:val="20"/>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E50879"/>
    <w:pPr>
      <w:spacing w:after="0" w:line="240" w:lineRule="auto"/>
    </w:pPr>
    <w:rPr>
      <w:rFonts w:ascii="Calibri" w:eastAsiaTheme="minorEastAsia" w:hAnsi="Calibri" w:cs="Times New Roman"/>
      <w:color w:val="BF8F00" w:themeColor="accent4" w:themeShade="BF"/>
      <w:sz w:val="20"/>
      <w:szCs w:val="20"/>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E50879"/>
    <w:pPr>
      <w:spacing w:after="0" w:line="240" w:lineRule="auto"/>
    </w:pPr>
    <w:rPr>
      <w:rFonts w:ascii="Calibri" w:eastAsiaTheme="minorEastAsia" w:hAnsi="Calibri" w:cs="Times New Roman"/>
      <w:color w:val="2F5496" w:themeColor="accent5" w:themeShade="BF"/>
      <w:sz w:val="20"/>
      <w:szCs w:val="20"/>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E50879"/>
    <w:pPr>
      <w:spacing w:after="0" w:line="240" w:lineRule="auto"/>
    </w:pPr>
    <w:rPr>
      <w:rFonts w:ascii="Calibri" w:eastAsiaTheme="minorEastAsia" w:hAnsi="Calibri" w:cs="Times New Roman"/>
      <w:color w:val="538135" w:themeColor="accent6" w:themeShade="BF"/>
      <w:sz w:val="20"/>
      <w:szCs w:val="20"/>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aliases w:val="GOTHICSTYLE"/>
    <w:link w:val="MacroTextChar"/>
    <w:rsid w:val="00E50879"/>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MS Mincho" w:hAnsi="Courier New" w:cs="Courier New"/>
      <w:b/>
      <w:sz w:val="44"/>
      <w:szCs w:val="20"/>
      <w:lang w:eastAsia="ja-JP"/>
    </w:rPr>
  </w:style>
  <w:style w:type="character" w:customStyle="1" w:styleId="MacroTextChar">
    <w:name w:val="Macro Text Char"/>
    <w:aliases w:val="GOTHICSTYLE Char"/>
    <w:link w:val="MacroText"/>
    <w:rsid w:val="00E50879"/>
    <w:rPr>
      <w:rFonts w:ascii="Courier New" w:eastAsia="MS Mincho" w:hAnsi="Courier New" w:cs="Courier New"/>
      <w:b/>
      <w:sz w:val="44"/>
      <w:szCs w:val="20"/>
      <w:lang w:eastAsia="ja-JP"/>
    </w:rPr>
  </w:style>
  <w:style w:type="table" w:styleId="MediumGrid1">
    <w:name w:val="Medium Grid 1"/>
    <w:basedOn w:val="TableNormal"/>
    <w:uiPriority w:val="67"/>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rsid w:val="00E50879"/>
    <w:pPr>
      <w:spacing w:after="0" w:line="240" w:lineRule="auto"/>
    </w:pPr>
    <w:rPr>
      <w:rFonts w:ascii="Cambria" w:eastAsia="MS Mincho" w:hAnsi="Cambria" w:cs="Times New Roman"/>
      <w:color w:val="000000"/>
      <w:sz w:val="20"/>
      <w:szCs w:val="20"/>
      <w:lang w:eastAsia="ja-JP"/>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sid w:val="00E50879"/>
    <w:pPr>
      <w:spacing w:after="0" w:line="240" w:lineRule="auto"/>
    </w:pPr>
    <w:rPr>
      <w:rFonts w:ascii="Cambria" w:eastAsia="MS Mincho" w:hAnsi="Cambria" w:cs="Times New Roman"/>
      <w:color w:val="000000"/>
      <w:sz w:val="20"/>
      <w:szCs w:val="20"/>
      <w:lang w:eastAsia="ja-JP"/>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E50879"/>
    <w:pPr>
      <w:spacing w:after="0" w:line="240" w:lineRule="auto"/>
    </w:pPr>
    <w:rPr>
      <w:rFonts w:ascii="Cambria" w:eastAsia="MS Mincho" w:hAnsi="Cambria" w:cs="Times New Roman"/>
      <w:color w:val="000000"/>
      <w:sz w:val="20"/>
      <w:szCs w:val="20"/>
      <w:lang w:eastAsia="ja-JP"/>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E50879"/>
    <w:pPr>
      <w:spacing w:after="0" w:line="240" w:lineRule="auto"/>
    </w:pPr>
    <w:rPr>
      <w:rFonts w:ascii="Cambria" w:eastAsia="MS Mincho" w:hAnsi="Cambria" w:cs="Times New Roman"/>
      <w:color w:val="000000"/>
      <w:sz w:val="20"/>
      <w:szCs w:val="20"/>
      <w:lang w:eastAsia="ja-JP"/>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E50879"/>
    <w:pPr>
      <w:spacing w:after="0" w:line="240" w:lineRule="auto"/>
    </w:pPr>
    <w:rPr>
      <w:rFonts w:ascii="Cambria" w:eastAsia="MS Mincho" w:hAnsi="Cambria" w:cs="Times New Roman"/>
      <w:color w:val="000000"/>
      <w:sz w:val="20"/>
      <w:szCs w:val="20"/>
      <w:lang w:eastAsia="ja-JP"/>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E50879"/>
    <w:pPr>
      <w:spacing w:after="0" w:line="240" w:lineRule="auto"/>
    </w:pPr>
    <w:rPr>
      <w:rFonts w:ascii="Cambria" w:eastAsia="MS Mincho" w:hAnsi="Cambria" w:cs="Times New Roman"/>
      <w:color w:val="000000"/>
      <w:sz w:val="20"/>
      <w:szCs w:val="20"/>
      <w:lang w:eastAsia="ja-JP"/>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E50879"/>
    <w:pPr>
      <w:spacing w:after="0" w:line="240" w:lineRule="auto"/>
    </w:pPr>
    <w:rPr>
      <w:rFonts w:ascii="Cambria" w:eastAsia="MS Mincho" w:hAnsi="Cambria" w:cs="Times New Roman"/>
      <w:color w:val="000000"/>
      <w:sz w:val="20"/>
      <w:szCs w:val="20"/>
      <w:lang w:eastAsia="ja-JP"/>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styleId="MediumGrid3">
    <w:name w:val="Medium Grid 3"/>
    <w:basedOn w:val="TableNormal"/>
    <w:uiPriority w:val="69"/>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69"/>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69"/>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69"/>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69"/>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69"/>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MediumList1">
    <w:name w:val="Medium List 1"/>
    <w:basedOn w:val="TableNormal"/>
    <w:uiPriority w:val="65"/>
    <w:rsid w:val="00E50879"/>
    <w:pPr>
      <w:spacing w:after="0" w:line="240" w:lineRule="auto"/>
    </w:pPr>
    <w:rPr>
      <w:rFonts w:ascii="Times New Roman" w:eastAsia="MS Mincho" w:hAnsi="Times New Roman" w:cs="Times New Roman"/>
      <w:color w:val="000000"/>
      <w:sz w:val="20"/>
      <w:szCs w:val="20"/>
      <w:lang w:eastAsia="ja-JP"/>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rsid w:val="00E50879"/>
    <w:pPr>
      <w:spacing w:after="0" w:line="240" w:lineRule="auto"/>
    </w:pPr>
    <w:rPr>
      <w:rFonts w:ascii="Times New Roman" w:eastAsia="MS Mincho" w:hAnsi="Times New Roman" w:cs="Times New Roman"/>
      <w:color w:val="000000"/>
      <w:sz w:val="20"/>
      <w:szCs w:val="20"/>
      <w:lang w:eastAsia="ja-JP"/>
    </w:rPr>
    <w:tblPr>
      <w:tblStyleRowBandSize w:val="1"/>
      <w:tblStyleColBandSize w:val="1"/>
      <w:tblBorders>
        <w:top w:val="single" w:sz="8" w:space="0" w:color="4F81BD"/>
        <w:bottom w:val="single" w:sz="8" w:space="0" w:color="4F81BD"/>
      </w:tblBorders>
    </w:tblPr>
    <w:tblStylePr w:type="firstRow">
      <w:rPr>
        <w:rFonts w:ascii="Calibri Light" w:eastAsia="Times New Roman" w:hAnsi="Calibri Light"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sid w:val="00E50879"/>
    <w:pPr>
      <w:spacing w:after="0" w:line="240" w:lineRule="auto"/>
    </w:pPr>
    <w:rPr>
      <w:rFonts w:ascii="Times New Roman" w:eastAsia="MS Mincho" w:hAnsi="Times New Roman" w:cs="Times New Roman"/>
      <w:color w:val="000000"/>
      <w:sz w:val="20"/>
      <w:szCs w:val="20"/>
      <w:lang w:eastAsia="ja-JP"/>
    </w:rPr>
    <w:tblPr>
      <w:tblStyleRowBandSize w:val="1"/>
      <w:tblStyleColBandSize w:val="1"/>
      <w:tblBorders>
        <w:top w:val="single" w:sz="8" w:space="0" w:color="C0504D"/>
        <w:bottom w:val="single" w:sz="8" w:space="0" w:color="C0504D"/>
      </w:tblBorders>
    </w:tblPr>
    <w:tblStylePr w:type="firstRow">
      <w:rPr>
        <w:rFonts w:ascii="Calibri Light" w:eastAsia="Times New Roman" w:hAnsi="Calibri Light"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sid w:val="00E50879"/>
    <w:pPr>
      <w:spacing w:after="0" w:line="240" w:lineRule="auto"/>
    </w:pPr>
    <w:rPr>
      <w:rFonts w:ascii="Times New Roman" w:eastAsia="MS Mincho" w:hAnsi="Times New Roman" w:cs="Times New Roman"/>
      <w:color w:val="000000"/>
      <w:sz w:val="20"/>
      <w:szCs w:val="20"/>
      <w:lang w:eastAsia="ja-JP"/>
    </w:rPr>
    <w:tblPr>
      <w:tblStyleRowBandSize w:val="1"/>
      <w:tblStyleColBandSize w:val="1"/>
      <w:tblBorders>
        <w:top w:val="single" w:sz="8" w:space="0" w:color="9BBB59"/>
        <w:bottom w:val="single" w:sz="8" w:space="0" w:color="9BBB59"/>
      </w:tblBorders>
    </w:tblPr>
    <w:tblStylePr w:type="firstRow">
      <w:rPr>
        <w:rFonts w:ascii="Calibri Light" w:eastAsia="Times New Roman" w:hAnsi="Calibri Light"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sid w:val="00E50879"/>
    <w:pPr>
      <w:spacing w:after="0" w:line="240" w:lineRule="auto"/>
    </w:pPr>
    <w:rPr>
      <w:rFonts w:ascii="Times New Roman" w:eastAsia="MS Mincho" w:hAnsi="Times New Roman" w:cs="Times New Roman"/>
      <w:color w:val="000000"/>
      <w:sz w:val="20"/>
      <w:szCs w:val="20"/>
      <w:lang w:eastAsia="ja-JP"/>
    </w:rPr>
    <w:tblPr>
      <w:tblStyleRowBandSize w:val="1"/>
      <w:tblStyleColBandSize w:val="1"/>
      <w:tblBorders>
        <w:top w:val="single" w:sz="8" w:space="0" w:color="8064A2"/>
        <w:bottom w:val="single" w:sz="8" w:space="0" w:color="8064A2"/>
      </w:tblBorders>
    </w:tblPr>
    <w:tblStylePr w:type="firstRow">
      <w:rPr>
        <w:rFonts w:ascii="Calibri Light" w:eastAsia="Times New Roman" w:hAnsi="Calibri Light"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sid w:val="00E50879"/>
    <w:pPr>
      <w:spacing w:after="0" w:line="240" w:lineRule="auto"/>
    </w:pPr>
    <w:rPr>
      <w:rFonts w:ascii="Times New Roman" w:eastAsia="MS Mincho" w:hAnsi="Times New Roman" w:cs="Times New Roman"/>
      <w:color w:val="000000"/>
      <w:sz w:val="20"/>
      <w:szCs w:val="20"/>
      <w:lang w:eastAsia="ja-JP"/>
    </w:rPr>
    <w:tblPr>
      <w:tblStyleRowBandSize w:val="1"/>
      <w:tblStyleColBandSize w:val="1"/>
      <w:tblBorders>
        <w:top w:val="single" w:sz="8" w:space="0" w:color="4BACC6"/>
        <w:bottom w:val="single" w:sz="8" w:space="0" w:color="4BACC6"/>
      </w:tblBorders>
    </w:tblPr>
    <w:tblStylePr w:type="firstRow">
      <w:rPr>
        <w:rFonts w:ascii="Calibri Light" w:eastAsia="Times New Roman" w:hAnsi="Calibri Light"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sid w:val="00E50879"/>
    <w:pPr>
      <w:spacing w:after="0" w:line="240" w:lineRule="auto"/>
    </w:pPr>
    <w:rPr>
      <w:rFonts w:ascii="Times New Roman" w:eastAsia="MS Mincho" w:hAnsi="Times New Roman" w:cs="Times New Roman"/>
      <w:color w:val="000000"/>
      <w:sz w:val="20"/>
      <w:szCs w:val="20"/>
      <w:lang w:eastAsia="ja-JP"/>
    </w:rPr>
    <w:tblPr>
      <w:tblStyleRowBandSize w:val="1"/>
      <w:tblStyleColBandSize w:val="1"/>
      <w:tblBorders>
        <w:top w:val="single" w:sz="8" w:space="0" w:color="F79646"/>
        <w:bottom w:val="single" w:sz="8" w:space="0" w:color="F79646"/>
      </w:tblBorders>
    </w:tblPr>
    <w:tblStylePr w:type="firstRow">
      <w:rPr>
        <w:rFonts w:ascii="Calibri Light" w:eastAsia="Times New Roman" w:hAnsi="Calibri Light"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rsid w:val="00E50879"/>
    <w:pPr>
      <w:spacing w:after="0" w:line="240" w:lineRule="auto"/>
    </w:pPr>
    <w:rPr>
      <w:rFonts w:ascii="Cambria" w:eastAsia="MS Mincho" w:hAnsi="Cambria" w:cs="Times New Roman"/>
      <w:color w:val="000000"/>
      <w:sz w:val="20"/>
      <w:szCs w:val="20"/>
      <w:lang w:eastAsia="ja-JP"/>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sid w:val="00E50879"/>
    <w:pPr>
      <w:spacing w:after="0" w:line="240" w:lineRule="auto"/>
    </w:pPr>
    <w:rPr>
      <w:rFonts w:ascii="Cambria" w:eastAsia="MS Mincho" w:hAnsi="Cambria" w:cs="Times New Roman"/>
      <w:color w:val="000000"/>
      <w:sz w:val="20"/>
      <w:szCs w:val="20"/>
      <w:lang w:eastAsia="ja-JP"/>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E50879"/>
    <w:pPr>
      <w:spacing w:after="0" w:line="240" w:lineRule="auto"/>
    </w:pPr>
    <w:rPr>
      <w:rFonts w:ascii="Cambria" w:eastAsia="MS Mincho" w:hAnsi="Cambria" w:cs="Times New Roman"/>
      <w:color w:val="000000"/>
      <w:sz w:val="20"/>
      <w:szCs w:val="20"/>
      <w:lang w:eastAsia="ja-JP"/>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E50879"/>
    <w:pPr>
      <w:spacing w:after="0" w:line="240" w:lineRule="auto"/>
    </w:pPr>
    <w:rPr>
      <w:rFonts w:ascii="Cambria" w:eastAsia="MS Mincho" w:hAnsi="Cambria" w:cs="Times New Roman"/>
      <w:color w:val="000000"/>
      <w:sz w:val="20"/>
      <w:szCs w:val="20"/>
      <w:lang w:eastAsia="ja-JP"/>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E50879"/>
    <w:pPr>
      <w:spacing w:after="0" w:line="240" w:lineRule="auto"/>
    </w:pPr>
    <w:rPr>
      <w:rFonts w:ascii="Cambria" w:eastAsia="MS Mincho" w:hAnsi="Cambria" w:cs="Times New Roman"/>
      <w:color w:val="000000"/>
      <w:sz w:val="20"/>
      <w:szCs w:val="20"/>
      <w:lang w:eastAsia="ja-JP"/>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E50879"/>
    <w:pPr>
      <w:spacing w:after="0" w:line="240" w:lineRule="auto"/>
    </w:pPr>
    <w:rPr>
      <w:rFonts w:ascii="Cambria" w:eastAsia="MS Mincho" w:hAnsi="Cambria" w:cs="Times New Roman"/>
      <w:color w:val="000000"/>
      <w:sz w:val="20"/>
      <w:szCs w:val="20"/>
      <w:lang w:eastAsia="ja-JP"/>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E50879"/>
    <w:pPr>
      <w:spacing w:after="0" w:line="240" w:lineRule="auto"/>
    </w:pPr>
    <w:rPr>
      <w:rFonts w:ascii="Cambria" w:eastAsia="MS Mincho" w:hAnsi="Cambria" w:cs="Times New Roman"/>
      <w:color w:val="000000"/>
      <w:sz w:val="20"/>
      <w:szCs w:val="20"/>
      <w:lang w:eastAsia="ja-JP"/>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Shading1">
    <w:name w:val="Medium Shading 1"/>
    <w:basedOn w:val="TableNormal"/>
    <w:uiPriority w:val="63"/>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E50879"/>
    <w:pPr>
      <w:spacing w:after="0" w:line="240" w:lineRule="auto"/>
    </w:pPr>
    <w:rPr>
      <w:rFonts w:ascii="Times New Roman" w:eastAsia="MS Mincho" w:hAnsi="Times New Roman" w:cs="Times New Roman"/>
      <w:sz w:val="20"/>
      <w:szCs w:val="20"/>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rsid w:val="00E50879"/>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 w:val="24"/>
      <w:szCs w:val="24"/>
      <w:lang w:val="x-none" w:eastAsia="x-none"/>
    </w:rPr>
  </w:style>
  <w:style w:type="character" w:customStyle="1" w:styleId="MessageHeaderChar">
    <w:name w:val="Message Header Char"/>
    <w:link w:val="MessageHeader"/>
    <w:rsid w:val="00E50879"/>
    <w:rPr>
      <w:rFonts w:ascii="Cambria" w:eastAsia="MS Mincho" w:hAnsi="Cambria" w:cs="Times New Roman"/>
      <w:sz w:val="24"/>
      <w:szCs w:val="24"/>
      <w:shd w:val="pct20" w:color="auto" w:fill="auto"/>
      <w:lang w:val="x-none" w:eastAsia="x-none"/>
    </w:rPr>
  </w:style>
  <w:style w:type="paragraph" w:styleId="NoSpacing">
    <w:name w:val="No Spacing"/>
    <w:uiPriority w:val="1"/>
    <w:qFormat/>
    <w:rsid w:val="00E50879"/>
    <w:pPr>
      <w:spacing w:after="0" w:line="240" w:lineRule="auto"/>
    </w:pPr>
    <w:rPr>
      <w:rFonts w:ascii="Times New Roman" w:eastAsia="MS Mincho" w:hAnsi="Times New Roman" w:cs="Times New Roman"/>
      <w:sz w:val="20"/>
      <w:szCs w:val="20"/>
    </w:rPr>
  </w:style>
  <w:style w:type="paragraph" w:styleId="NormalIndent">
    <w:name w:val="Normal Indent"/>
    <w:basedOn w:val="Normal"/>
    <w:rsid w:val="00E50879"/>
    <w:pPr>
      <w:ind w:left="720"/>
    </w:pPr>
  </w:style>
  <w:style w:type="paragraph" w:styleId="NoteHeading">
    <w:name w:val="Note Heading"/>
    <w:basedOn w:val="Normal"/>
    <w:next w:val="Normal"/>
    <w:link w:val="NoteHeadingChar"/>
    <w:rsid w:val="00E50879"/>
    <w:rPr>
      <w:lang w:val="x-none"/>
    </w:rPr>
  </w:style>
  <w:style w:type="character" w:customStyle="1" w:styleId="NoteHeadingChar">
    <w:name w:val="Note Heading Char"/>
    <w:link w:val="NoteHeading"/>
    <w:rsid w:val="00E50879"/>
    <w:rPr>
      <w:rFonts w:ascii="Times New Roman" w:eastAsia="MS Mincho" w:hAnsi="Times New Roman" w:cs="Times New Roman"/>
      <w:sz w:val="20"/>
      <w:szCs w:val="20"/>
      <w:lang w:val="x-none"/>
    </w:rPr>
  </w:style>
  <w:style w:type="character" w:styleId="PageNumber">
    <w:name w:val="page number"/>
    <w:rsid w:val="00E50879"/>
  </w:style>
  <w:style w:type="character" w:styleId="PlaceholderText">
    <w:name w:val="Placeholder Text"/>
    <w:uiPriority w:val="99"/>
    <w:semiHidden/>
    <w:rsid w:val="00E50879"/>
    <w:rPr>
      <w:color w:val="808080"/>
    </w:rPr>
  </w:style>
  <w:style w:type="table" w:styleId="PlainTable1">
    <w:name w:val="Plain Table 1"/>
    <w:basedOn w:val="TableNormal"/>
    <w:uiPriority w:val="41"/>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50879"/>
    <w:pPr>
      <w:spacing w:after="0" w:line="240" w:lineRule="auto"/>
    </w:pPr>
    <w:rPr>
      <w:rFonts w:ascii="Calibri" w:eastAsiaTheme="minorEastAsia" w:hAnsi="Calibri" w:cs="Times New Roman"/>
      <w:sz w:val="20"/>
      <w:szCs w:val="2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50879"/>
    <w:pPr>
      <w:spacing w:after="0" w:line="240" w:lineRule="auto"/>
    </w:pPr>
    <w:rPr>
      <w:rFonts w:ascii="Calibri" w:eastAsiaTheme="minorEastAsia" w:hAnsi="Calibri" w:cs="Times New Roman"/>
      <w:sz w:val="20"/>
      <w:szCs w:val="20"/>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50879"/>
    <w:pPr>
      <w:spacing w:after="0" w:line="240" w:lineRule="auto"/>
    </w:pPr>
    <w:rPr>
      <w:rFonts w:ascii="Calibri" w:eastAsiaTheme="minorEastAsia" w:hAnsi="Calibri"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E50879"/>
    <w:pPr>
      <w:spacing w:after="0" w:line="240" w:lineRule="auto"/>
    </w:pPr>
    <w:rPr>
      <w:rFonts w:ascii="Calibri" w:eastAsiaTheme="minorEastAsia" w:hAnsi="Calibri" w:cs="Times New Roman"/>
      <w:sz w:val="20"/>
      <w:szCs w:val="20"/>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unhideWhenUsed/>
    <w:rsid w:val="00E50879"/>
    <w:rPr>
      <w:rFonts w:ascii="Consolas" w:eastAsia="Calibri" w:hAnsi="Consolas"/>
      <w:sz w:val="21"/>
      <w:szCs w:val="21"/>
      <w:lang w:val="x-none" w:eastAsia="x-none"/>
    </w:rPr>
  </w:style>
  <w:style w:type="character" w:customStyle="1" w:styleId="PlainTextChar">
    <w:name w:val="Plain Text Char"/>
    <w:link w:val="PlainText"/>
    <w:uiPriority w:val="99"/>
    <w:rsid w:val="00E50879"/>
    <w:rPr>
      <w:rFonts w:ascii="Consolas" w:eastAsia="Calibri" w:hAnsi="Consolas" w:cs="Times New Roman"/>
      <w:sz w:val="21"/>
      <w:szCs w:val="21"/>
      <w:lang w:val="x-none" w:eastAsia="x-none"/>
    </w:rPr>
  </w:style>
  <w:style w:type="paragraph" w:styleId="Quote">
    <w:name w:val="Quote"/>
    <w:basedOn w:val="Normal"/>
    <w:next w:val="Normal"/>
    <w:link w:val="QuoteChar"/>
    <w:uiPriority w:val="29"/>
    <w:qFormat/>
    <w:rsid w:val="00E50879"/>
    <w:rPr>
      <w:i/>
      <w:iCs/>
      <w:color w:val="000000"/>
      <w:lang w:val="x-none" w:eastAsia="x-none"/>
    </w:rPr>
  </w:style>
  <w:style w:type="character" w:customStyle="1" w:styleId="QuoteChar">
    <w:name w:val="Quote Char"/>
    <w:link w:val="Quote"/>
    <w:uiPriority w:val="29"/>
    <w:rsid w:val="00E50879"/>
    <w:rPr>
      <w:rFonts w:ascii="Times New Roman" w:eastAsia="MS Mincho" w:hAnsi="Times New Roman" w:cs="Times New Roman"/>
      <w:i/>
      <w:iCs/>
      <w:color w:val="000000"/>
      <w:sz w:val="20"/>
      <w:szCs w:val="20"/>
      <w:lang w:val="x-none" w:eastAsia="x-none"/>
    </w:rPr>
  </w:style>
  <w:style w:type="paragraph" w:styleId="Salutation">
    <w:name w:val="Salutation"/>
    <w:basedOn w:val="Normal"/>
    <w:next w:val="Normal"/>
    <w:link w:val="SalutationChar"/>
    <w:rsid w:val="00E50879"/>
    <w:rPr>
      <w:lang w:val="x-none"/>
    </w:rPr>
  </w:style>
  <w:style w:type="character" w:customStyle="1" w:styleId="SalutationChar">
    <w:name w:val="Salutation Char"/>
    <w:link w:val="Salutation"/>
    <w:rsid w:val="00E50879"/>
    <w:rPr>
      <w:rFonts w:ascii="Times New Roman" w:eastAsia="MS Mincho" w:hAnsi="Times New Roman" w:cs="Times New Roman"/>
      <w:sz w:val="20"/>
      <w:szCs w:val="20"/>
      <w:lang w:val="x-none"/>
    </w:rPr>
  </w:style>
  <w:style w:type="paragraph" w:styleId="Signature">
    <w:name w:val="Signature"/>
    <w:basedOn w:val="Normal"/>
    <w:link w:val="SignatureChar"/>
    <w:rsid w:val="00E50879"/>
    <w:pPr>
      <w:ind w:left="4320"/>
    </w:pPr>
    <w:rPr>
      <w:lang w:val="x-none"/>
    </w:rPr>
  </w:style>
  <w:style w:type="character" w:customStyle="1" w:styleId="SignatureChar">
    <w:name w:val="Signature Char"/>
    <w:link w:val="Signature"/>
    <w:rsid w:val="00E50879"/>
    <w:rPr>
      <w:rFonts w:ascii="Times New Roman" w:eastAsia="MS Mincho" w:hAnsi="Times New Roman" w:cs="Times New Roman"/>
      <w:sz w:val="20"/>
      <w:szCs w:val="20"/>
      <w:lang w:val="x-none"/>
    </w:rPr>
  </w:style>
  <w:style w:type="character" w:styleId="Strong">
    <w:name w:val="Strong"/>
    <w:qFormat/>
    <w:rsid w:val="00E50879"/>
    <w:rPr>
      <w:b/>
      <w:bCs/>
    </w:rPr>
  </w:style>
  <w:style w:type="paragraph" w:styleId="Subtitle">
    <w:name w:val="Subtitle"/>
    <w:basedOn w:val="Normal"/>
    <w:next w:val="Normal"/>
    <w:link w:val="SubtitleChar"/>
    <w:qFormat/>
    <w:rsid w:val="00E50879"/>
    <w:pPr>
      <w:spacing w:after="60"/>
      <w:jc w:val="center"/>
      <w:outlineLvl w:val="1"/>
    </w:pPr>
    <w:rPr>
      <w:rFonts w:ascii="Cambria" w:hAnsi="Cambria"/>
      <w:sz w:val="24"/>
      <w:szCs w:val="24"/>
      <w:lang w:val="x-none" w:eastAsia="x-none"/>
    </w:rPr>
  </w:style>
  <w:style w:type="character" w:customStyle="1" w:styleId="SubtitleChar">
    <w:name w:val="Subtitle Char"/>
    <w:link w:val="Subtitle"/>
    <w:rsid w:val="00E50879"/>
    <w:rPr>
      <w:rFonts w:ascii="Cambria" w:eastAsia="MS Mincho" w:hAnsi="Cambria" w:cs="Times New Roman"/>
      <w:sz w:val="24"/>
      <w:szCs w:val="24"/>
      <w:lang w:val="x-none" w:eastAsia="x-none"/>
    </w:rPr>
  </w:style>
  <w:style w:type="character" w:styleId="SubtleReference">
    <w:name w:val="Subtle Reference"/>
    <w:uiPriority w:val="31"/>
    <w:qFormat/>
    <w:rsid w:val="00E50879"/>
    <w:rPr>
      <w:smallCaps/>
      <w:color w:val="C0504D"/>
      <w:u w:val="single"/>
    </w:rPr>
  </w:style>
  <w:style w:type="table" w:styleId="Table3Deffects1">
    <w:name w:val="Table 3D effects 1"/>
    <w:basedOn w:val="TableNormal"/>
    <w:rsid w:val="00E50879"/>
    <w:pPr>
      <w:spacing w:after="0" w:line="240" w:lineRule="auto"/>
    </w:pPr>
    <w:rPr>
      <w:rFonts w:ascii="Times New Roman" w:eastAsia="MS Mincho" w:hAnsi="Times New Roman" w:cs="Times New Roman"/>
      <w:sz w:val="20"/>
      <w:szCs w:val="20"/>
      <w:lang w:eastAsia="ja-JP"/>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E50879"/>
    <w:pPr>
      <w:spacing w:after="0" w:line="240" w:lineRule="auto"/>
    </w:pPr>
    <w:rPr>
      <w:rFonts w:ascii="Times New Roman" w:eastAsia="MS Mincho" w:hAnsi="Times New Roman" w:cs="Times New Roman"/>
      <w:sz w:val="20"/>
      <w:szCs w:val="20"/>
      <w:lang w:eastAsia="ja-JP"/>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E50879"/>
    <w:pPr>
      <w:spacing w:after="0" w:line="240" w:lineRule="auto"/>
    </w:pPr>
    <w:rPr>
      <w:rFonts w:ascii="Times New Roman" w:eastAsia="MS Mincho" w:hAnsi="Times New Roman" w:cs="Times New Roman"/>
      <w:sz w:val="20"/>
      <w:szCs w:val="20"/>
      <w:lang w:eastAsia="ja-JP"/>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E50879"/>
    <w:pPr>
      <w:spacing w:after="0" w:line="240" w:lineRule="auto"/>
    </w:pPr>
    <w:rPr>
      <w:rFonts w:ascii="Times New Roman" w:eastAsia="MS Mincho"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E50879"/>
    <w:pPr>
      <w:spacing w:after="0" w:line="240" w:lineRule="auto"/>
    </w:pPr>
    <w:rPr>
      <w:rFonts w:ascii="Times New Roman" w:eastAsia="MS Mincho"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E50879"/>
    <w:pPr>
      <w:spacing w:after="0" w:line="240" w:lineRule="auto"/>
    </w:pPr>
    <w:rPr>
      <w:rFonts w:ascii="Times New Roman" w:eastAsia="MS Mincho" w:hAnsi="Times New Roman" w:cs="Times New Roman"/>
      <w:color w:val="000080"/>
      <w:sz w:val="20"/>
      <w:szCs w:val="20"/>
      <w:lang w:eastAsia="ja-JP"/>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E50879"/>
    <w:pPr>
      <w:spacing w:after="0" w:line="240" w:lineRule="auto"/>
    </w:pPr>
    <w:rPr>
      <w:rFonts w:ascii="Times New Roman" w:eastAsia="MS Mincho" w:hAnsi="Times New Roman" w:cs="Times New Roman"/>
      <w:sz w:val="20"/>
      <w:szCs w:val="20"/>
      <w:lang w:eastAsia="ja-JP"/>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E50879"/>
    <w:pPr>
      <w:spacing w:after="0" w:line="240" w:lineRule="auto"/>
    </w:pPr>
    <w:rPr>
      <w:rFonts w:ascii="Times New Roman" w:eastAsia="MS Mincho" w:hAnsi="Times New Roman" w:cs="Times New Roman"/>
      <w:color w:val="FFFFFF"/>
      <w:sz w:val="20"/>
      <w:szCs w:val="20"/>
      <w:lang w:eastAsia="ja-JP"/>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E50879"/>
    <w:pPr>
      <w:spacing w:after="0" w:line="240" w:lineRule="auto"/>
    </w:pPr>
    <w:rPr>
      <w:rFonts w:ascii="Times New Roman" w:eastAsia="MS Mincho" w:hAnsi="Times New Roman" w:cs="Times New Roman"/>
      <w:sz w:val="20"/>
      <w:szCs w:val="20"/>
      <w:lang w:eastAsia="ja-JP"/>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E50879"/>
    <w:pPr>
      <w:spacing w:after="0" w:line="240" w:lineRule="auto"/>
    </w:pPr>
    <w:rPr>
      <w:rFonts w:ascii="Times New Roman" w:eastAsia="MS Mincho" w:hAnsi="Times New Roman" w:cs="Times New Roman"/>
      <w:sz w:val="20"/>
      <w:szCs w:val="20"/>
      <w:lang w:eastAsia="ja-JP"/>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E50879"/>
    <w:pPr>
      <w:spacing w:after="0" w:line="240" w:lineRule="auto"/>
    </w:pPr>
    <w:rPr>
      <w:rFonts w:ascii="Times New Roman" w:eastAsia="MS Mincho" w:hAnsi="Times New Roman" w:cs="Times New Roman"/>
      <w:b/>
      <w:bCs/>
      <w:sz w:val="20"/>
      <w:szCs w:val="20"/>
      <w:lang w:eastAsia="ja-JP"/>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E50879"/>
    <w:pPr>
      <w:spacing w:after="0" w:line="240" w:lineRule="auto"/>
    </w:pPr>
    <w:rPr>
      <w:rFonts w:ascii="Times New Roman" w:eastAsia="MS Mincho" w:hAnsi="Times New Roman" w:cs="Times New Roman"/>
      <w:b/>
      <w:bCs/>
      <w:sz w:val="20"/>
      <w:szCs w:val="20"/>
      <w:lang w:eastAsia="ja-JP"/>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E50879"/>
    <w:pPr>
      <w:spacing w:after="0" w:line="240" w:lineRule="auto"/>
    </w:pPr>
    <w:rPr>
      <w:rFonts w:ascii="Times New Roman" w:eastAsia="MS Mincho" w:hAnsi="Times New Roman" w:cs="Times New Roman"/>
      <w:b/>
      <w:bCs/>
      <w:sz w:val="20"/>
      <w:szCs w:val="20"/>
      <w:lang w:eastAsia="ja-JP"/>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E50879"/>
    <w:pPr>
      <w:spacing w:after="0" w:line="240" w:lineRule="auto"/>
    </w:pPr>
    <w:rPr>
      <w:rFonts w:ascii="Times New Roman" w:eastAsia="MS Mincho" w:hAnsi="Times New Roman" w:cs="Times New Roman"/>
      <w:sz w:val="20"/>
      <w:szCs w:val="20"/>
      <w:lang w:eastAsia="ja-JP"/>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E50879"/>
    <w:pPr>
      <w:spacing w:after="0" w:line="240" w:lineRule="auto"/>
    </w:pPr>
    <w:rPr>
      <w:rFonts w:ascii="Times New Roman" w:eastAsia="MS Mincho" w:hAnsi="Times New Roman" w:cs="Times New Roman"/>
      <w:sz w:val="20"/>
      <w:szCs w:val="20"/>
      <w:lang w:eastAsia="ja-JP"/>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E50879"/>
    <w:pPr>
      <w:spacing w:after="0" w:line="240" w:lineRule="auto"/>
    </w:pPr>
    <w:rPr>
      <w:rFonts w:ascii="Times New Roman" w:eastAsia="MS Mincho" w:hAnsi="Times New Roman" w:cs="Times New Roman"/>
      <w:sz w:val="20"/>
      <w:szCs w:val="20"/>
      <w:lang w:eastAsia="ja-JP"/>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E50879"/>
    <w:pPr>
      <w:spacing w:after="0" w:line="240" w:lineRule="auto"/>
    </w:pPr>
    <w:rPr>
      <w:rFonts w:ascii="Times New Roman" w:eastAsia="MS Mincho" w:hAnsi="Times New Roman" w:cs="Times New Roman"/>
      <w:sz w:val="20"/>
      <w:szCs w:val="20"/>
      <w:lang w:eastAsia="ja-JP"/>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E50879"/>
    <w:pPr>
      <w:spacing w:after="0" w:line="240" w:lineRule="auto"/>
    </w:pPr>
    <w:rPr>
      <w:rFonts w:ascii="Times New Roman" w:eastAsia="MS Mincho" w:hAnsi="Times New Roman" w:cs="Times New Roman"/>
      <w:sz w:val="20"/>
      <w:szCs w:val="20"/>
      <w:lang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E50879"/>
    <w:pPr>
      <w:spacing w:after="0" w:line="240" w:lineRule="auto"/>
    </w:pPr>
    <w:rPr>
      <w:rFonts w:ascii="Times New Roman" w:eastAsia="MS Mincho" w:hAnsi="Times New Roman" w:cs="Times New Roman"/>
      <w:sz w:val="20"/>
      <w:szCs w:val="20"/>
      <w:lang w:eastAsia="ja-JP"/>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E50879"/>
    <w:pPr>
      <w:spacing w:after="0" w:line="240" w:lineRule="auto"/>
    </w:pPr>
    <w:rPr>
      <w:rFonts w:ascii="Times New Roman" w:eastAsia="MS Mincho" w:hAnsi="Times New Roman" w:cs="Times New Roman"/>
      <w:sz w:val="20"/>
      <w:szCs w:val="20"/>
      <w:lang w:eastAsia="ja-JP"/>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E50879"/>
    <w:pPr>
      <w:spacing w:after="0" w:line="240" w:lineRule="auto"/>
    </w:pPr>
    <w:rPr>
      <w:rFonts w:ascii="Times New Roman" w:eastAsia="MS Mincho" w:hAnsi="Times New Roman" w:cs="Times New Roman"/>
      <w:sz w:val="20"/>
      <w:szCs w:val="20"/>
      <w:lang w:eastAsia="ja-JP"/>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E50879"/>
    <w:pPr>
      <w:spacing w:after="0" w:line="240" w:lineRule="auto"/>
    </w:pPr>
    <w:rPr>
      <w:rFonts w:ascii="Times New Roman" w:eastAsia="MS Mincho" w:hAnsi="Times New Roman" w:cs="Times New Roman"/>
      <w:sz w:val="20"/>
      <w:szCs w:val="20"/>
      <w:lang w:eastAsia="ja-JP"/>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E50879"/>
    <w:pPr>
      <w:spacing w:after="0" w:line="240" w:lineRule="auto"/>
    </w:pPr>
    <w:rPr>
      <w:rFonts w:ascii="Times New Roman" w:eastAsia="MS Mincho" w:hAnsi="Times New Roman" w:cs="Times New Roman"/>
      <w:sz w:val="20"/>
      <w:szCs w:val="20"/>
      <w:lang w:eastAsia="ja-JP"/>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E50879"/>
    <w:pPr>
      <w:spacing w:after="0" w:line="240" w:lineRule="auto"/>
    </w:pPr>
    <w:rPr>
      <w:rFonts w:ascii="Times New Roman" w:eastAsia="MS Mincho" w:hAnsi="Times New Roman" w:cs="Times New Roman"/>
      <w:b/>
      <w:bCs/>
      <w:sz w:val="20"/>
      <w:szCs w:val="20"/>
      <w:lang w:eastAsia="ja-JP"/>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E50879"/>
    <w:pPr>
      <w:spacing w:after="0" w:line="240" w:lineRule="auto"/>
    </w:pPr>
    <w:rPr>
      <w:rFonts w:ascii="Times New Roman" w:eastAsia="MS Mincho" w:hAnsi="Times New Roman" w:cs="Times New Roman"/>
      <w:sz w:val="20"/>
      <w:szCs w:val="20"/>
      <w:lang w:eastAsia="ja-JP"/>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E50879"/>
    <w:pPr>
      <w:spacing w:after="0" w:line="240" w:lineRule="auto"/>
    </w:pPr>
    <w:rPr>
      <w:rFonts w:ascii="Calibri" w:eastAsiaTheme="minorEastAsia" w:hAnsi="Calibri"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rsid w:val="00E50879"/>
    <w:pPr>
      <w:spacing w:after="0" w:line="240" w:lineRule="auto"/>
    </w:pPr>
    <w:rPr>
      <w:rFonts w:ascii="Times New Roman" w:eastAsia="MS Mincho" w:hAnsi="Times New Roman" w:cs="Times New Roman"/>
      <w:sz w:val="20"/>
      <w:szCs w:val="20"/>
      <w:lang w:eastAsia="ja-JP"/>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E50879"/>
    <w:pPr>
      <w:spacing w:after="0" w:line="240" w:lineRule="auto"/>
    </w:pPr>
    <w:rPr>
      <w:rFonts w:ascii="Times New Roman" w:eastAsia="MS Mincho" w:hAnsi="Times New Roman" w:cs="Times New Roman"/>
      <w:sz w:val="20"/>
      <w:szCs w:val="20"/>
      <w:lang w:eastAsia="ja-JP"/>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E50879"/>
    <w:pPr>
      <w:spacing w:after="0" w:line="240" w:lineRule="auto"/>
    </w:pPr>
    <w:rPr>
      <w:rFonts w:ascii="Times New Roman" w:eastAsia="MS Mincho" w:hAnsi="Times New Roman" w:cs="Times New Roman"/>
      <w:sz w:val="20"/>
      <w:szCs w:val="20"/>
      <w:lang w:eastAsia="ja-JP"/>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E50879"/>
    <w:pPr>
      <w:spacing w:after="0" w:line="240" w:lineRule="auto"/>
    </w:pPr>
    <w:rPr>
      <w:rFonts w:ascii="Times New Roman" w:eastAsia="MS Mincho" w:hAnsi="Times New Roman" w:cs="Times New Roman"/>
      <w:sz w:val="20"/>
      <w:szCs w:val="20"/>
      <w:lang w:eastAsia="ja-JP"/>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E50879"/>
    <w:pPr>
      <w:spacing w:after="0" w:line="240" w:lineRule="auto"/>
    </w:pPr>
    <w:rPr>
      <w:rFonts w:ascii="Times New Roman" w:eastAsia="MS Mincho" w:hAnsi="Times New Roman" w:cs="Times New Roman"/>
      <w:sz w:val="20"/>
      <w:szCs w:val="20"/>
      <w:lang w:eastAsia="ja-JP"/>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E50879"/>
    <w:pPr>
      <w:spacing w:after="0" w:line="240" w:lineRule="auto"/>
    </w:pPr>
    <w:rPr>
      <w:rFonts w:ascii="Times New Roman" w:eastAsia="MS Mincho" w:hAnsi="Times New Roman" w:cs="Times New Roman"/>
      <w:sz w:val="20"/>
      <w:szCs w:val="20"/>
      <w:lang w:eastAsia="ja-JP"/>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E50879"/>
    <w:pPr>
      <w:spacing w:after="0" w:line="240" w:lineRule="auto"/>
    </w:pPr>
    <w:rPr>
      <w:rFonts w:ascii="Times New Roman" w:eastAsia="MS Mincho" w:hAnsi="Times New Roman" w:cs="Times New Roman"/>
      <w:sz w:val="20"/>
      <w:szCs w:val="20"/>
      <w:lang w:eastAsia="ja-JP"/>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E50879"/>
    <w:pPr>
      <w:spacing w:after="0" w:line="240" w:lineRule="auto"/>
    </w:pPr>
    <w:rPr>
      <w:rFonts w:ascii="Times New Roman" w:eastAsia="MS Mincho" w:hAnsi="Times New Roman" w:cs="Times New Roman"/>
      <w:sz w:val="20"/>
      <w:szCs w:val="20"/>
      <w:lang w:eastAsia="ja-JP"/>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rsid w:val="00E50879"/>
    <w:pPr>
      <w:ind w:left="200" w:hanging="200"/>
    </w:pPr>
  </w:style>
  <w:style w:type="table" w:styleId="TableProfessional">
    <w:name w:val="Table Professional"/>
    <w:basedOn w:val="TableNormal"/>
    <w:rsid w:val="00E50879"/>
    <w:pPr>
      <w:spacing w:after="0" w:line="240" w:lineRule="auto"/>
    </w:pPr>
    <w:rPr>
      <w:rFonts w:ascii="Times New Roman" w:eastAsia="MS Mincho" w:hAnsi="Times New Roman" w:cs="Times New Roman"/>
      <w:sz w:val="20"/>
      <w:szCs w:val="20"/>
      <w:lang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E50879"/>
    <w:pPr>
      <w:spacing w:after="0" w:line="240" w:lineRule="auto"/>
    </w:pPr>
    <w:rPr>
      <w:rFonts w:ascii="Times New Roman" w:eastAsia="MS Mincho" w:hAnsi="Times New Roman" w:cs="Times New Roman"/>
      <w:sz w:val="20"/>
      <w:szCs w:val="20"/>
      <w:lang w:eastAsia="ja-JP"/>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E50879"/>
    <w:pPr>
      <w:spacing w:after="0" w:line="240" w:lineRule="auto"/>
    </w:pPr>
    <w:rPr>
      <w:rFonts w:ascii="Times New Roman" w:eastAsia="MS Mincho" w:hAnsi="Times New Roman" w:cs="Times New Roman"/>
      <w:sz w:val="20"/>
      <w:szCs w:val="20"/>
      <w:lang w:eastAsia="ja-JP"/>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E50879"/>
    <w:pPr>
      <w:spacing w:after="0" w:line="240" w:lineRule="auto"/>
    </w:pPr>
    <w:rPr>
      <w:rFonts w:ascii="Times New Roman" w:eastAsia="MS Mincho" w:hAnsi="Times New Roman" w:cs="Times New Roman"/>
      <w:sz w:val="20"/>
      <w:szCs w:val="20"/>
      <w:lang w:eastAsia="ja-JP"/>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E50879"/>
    <w:pPr>
      <w:spacing w:after="0" w:line="240" w:lineRule="auto"/>
    </w:pPr>
    <w:rPr>
      <w:rFonts w:ascii="Times New Roman" w:eastAsia="MS Mincho" w:hAnsi="Times New Roman" w:cs="Times New Roman"/>
      <w:sz w:val="20"/>
      <w:szCs w:val="20"/>
      <w:lang w:eastAsia="ja-JP"/>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E50879"/>
    <w:pPr>
      <w:spacing w:after="0" w:line="240" w:lineRule="auto"/>
    </w:pPr>
    <w:rPr>
      <w:rFonts w:ascii="Times New Roman" w:eastAsia="MS Mincho" w:hAnsi="Times New Roman" w:cs="Times New Roman"/>
      <w:sz w:val="20"/>
      <w:szCs w:val="20"/>
      <w:lang w:eastAsia="ja-JP"/>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E50879"/>
    <w:pPr>
      <w:spacing w:after="0" w:line="240" w:lineRule="auto"/>
    </w:pPr>
    <w:rPr>
      <w:rFonts w:ascii="Times New Roman" w:eastAsia="MS Mincho"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E50879"/>
    <w:pPr>
      <w:spacing w:after="0" w:line="240" w:lineRule="auto"/>
    </w:pPr>
    <w:rPr>
      <w:rFonts w:ascii="Times New Roman" w:eastAsia="MS Mincho" w:hAnsi="Times New Roman" w:cs="Times New Roman"/>
      <w:sz w:val="20"/>
      <w:szCs w:val="20"/>
      <w:lang w:eastAsia="ja-JP"/>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E50879"/>
    <w:pPr>
      <w:spacing w:after="0" w:line="240" w:lineRule="auto"/>
    </w:pPr>
    <w:rPr>
      <w:rFonts w:ascii="Times New Roman" w:eastAsia="MS Mincho" w:hAnsi="Times New Roman" w:cs="Times New Roman"/>
      <w:sz w:val="20"/>
      <w:szCs w:val="20"/>
      <w:lang w:eastAsia="ja-JP"/>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E50879"/>
    <w:pPr>
      <w:spacing w:after="0" w:line="240" w:lineRule="auto"/>
    </w:pPr>
    <w:rPr>
      <w:rFonts w:ascii="Times New Roman" w:eastAsia="MS Mincho" w:hAnsi="Times New Roman" w:cs="Times New Roman"/>
      <w:sz w:val="20"/>
      <w:szCs w:val="20"/>
      <w:lang w:eastAsia="ja-JP"/>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rsid w:val="00E50879"/>
    <w:pPr>
      <w:spacing w:before="120"/>
    </w:pPr>
    <w:rPr>
      <w:rFonts w:ascii="Cambria" w:hAnsi="Cambria"/>
      <w:b/>
      <w:bCs/>
      <w:sz w:val="24"/>
      <w:szCs w:val="24"/>
    </w:rPr>
  </w:style>
  <w:style w:type="paragraph" w:styleId="TOC5">
    <w:name w:val="toc 5"/>
    <w:basedOn w:val="Normal"/>
    <w:next w:val="Normal"/>
    <w:autoRedefine/>
    <w:rsid w:val="00E50879"/>
    <w:rPr>
      <w:sz w:val="22"/>
    </w:rPr>
  </w:style>
  <w:style w:type="paragraph" w:styleId="TOC6">
    <w:name w:val="toc 6"/>
    <w:basedOn w:val="TOC1"/>
    <w:next w:val="Normal"/>
    <w:uiPriority w:val="39"/>
    <w:rsid w:val="00E50879"/>
    <w:pPr>
      <w:tabs>
        <w:tab w:val="clear" w:pos="1152"/>
        <w:tab w:val="left" w:pos="2160"/>
      </w:tabs>
      <w:ind w:left="2160" w:hanging="2160"/>
    </w:pPr>
  </w:style>
  <w:style w:type="paragraph" w:styleId="TOC7">
    <w:name w:val="toc 7"/>
    <w:basedOn w:val="Normal"/>
    <w:next w:val="Normal"/>
    <w:autoRedefine/>
    <w:rsid w:val="00E50879"/>
    <w:rPr>
      <w:sz w:val="22"/>
    </w:rPr>
  </w:style>
  <w:style w:type="paragraph" w:styleId="TOC8">
    <w:name w:val="toc 8"/>
    <w:basedOn w:val="Normal"/>
    <w:next w:val="Normal"/>
    <w:autoRedefine/>
    <w:rsid w:val="00E50879"/>
    <w:rPr>
      <w:sz w:val="22"/>
    </w:rPr>
  </w:style>
  <w:style w:type="paragraph" w:styleId="TOC9">
    <w:name w:val="toc 9"/>
    <w:basedOn w:val="TOC1"/>
    <w:next w:val="Normal"/>
    <w:autoRedefine/>
    <w:rsid w:val="00E50879"/>
    <w:pPr>
      <w:tabs>
        <w:tab w:val="clear" w:pos="1152"/>
        <w:tab w:val="left" w:pos="1872"/>
      </w:tabs>
      <w:ind w:left="1872" w:hanging="1872"/>
    </w:pPr>
    <w:rPr>
      <w:caps w:val="0"/>
      <w:sz w:val="28"/>
    </w:rPr>
  </w:style>
  <w:style w:type="paragraph" w:styleId="TOCHeading">
    <w:name w:val="TOC Heading"/>
    <w:basedOn w:val="Heading1"/>
    <w:next w:val="Normal"/>
    <w:uiPriority w:val="39"/>
    <w:qFormat/>
    <w:rsid w:val="00E50879"/>
    <w:pPr>
      <w:numPr>
        <w:numId w:val="27"/>
      </w:numPr>
      <w:tabs>
        <w:tab w:val="left" w:pos="1152"/>
      </w:tabs>
      <w:spacing w:before="240" w:after="60"/>
      <w:outlineLvl w:val="9"/>
    </w:pPr>
    <w:rPr>
      <w:rFonts w:ascii="Cambria" w:hAnsi="Cambria"/>
      <w:bCs/>
      <w:caps w:val="0"/>
      <w:color w:val="auto"/>
      <w:kern w:val="32"/>
      <w:sz w:val="32"/>
      <w:szCs w:val="32"/>
    </w:rPr>
  </w:style>
  <w:style w:type="paragraph" w:customStyle="1" w:styleId="BMSBodyText">
    <w:name w:val="BMS Body Text"/>
    <w:link w:val="BMSBodyTextChar"/>
    <w:qFormat/>
    <w:rsid w:val="00E50879"/>
    <w:pPr>
      <w:spacing w:after="120" w:line="264" w:lineRule="auto"/>
      <w:jc w:val="both"/>
    </w:pPr>
    <w:rPr>
      <w:rFonts w:ascii="Times New Roman" w:eastAsia="MS Mincho" w:hAnsi="Times New Roman" w:cs="Times New Roman"/>
      <w:color w:val="000000"/>
      <w:sz w:val="24"/>
      <w:szCs w:val="20"/>
    </w:rPr>
  </w:style>
  <w:style w:type="character" w:customStyle="1" w:styleId="BMSBodyTextChar">
    <w:name w:val="BMS Body Text Char"/>
    <w:link w:val="BMSBodyText"/>
    <w:rsid w:val="00E50879"/>
    <w:rPr>
      <w:rFonts w:ascii="Times New Roman" w:eastAsia="MS Mincho" w:hAnsi="Times New Roman" w:cs="Times New Roman"/>
      <w:color w:val="000000"/>
      <w:sz w:val="24"/>
      <w:szCs w:val="20"/>
    </w:rPr>
  </w:style>
  <w:style w:type="paragraph" w:customStyle="1" w:styleId="BMSBodyTextSmall">
    <w:name w:val="BMS Body Text Small"/>
    <w:basedOn w:val="BMSBodyText"/>
    <w:link w:val="BMSBodyTextSmallChar"/>
    <w:rsid w:val="00E50879"/>
    <w:pPr>
      <w:spacing w:line="240" w:lineRule="auto"/>
    </w:pPr>
    <w:rPr>
      <w:sz w:val="20"/>
      <w:lang w:val="x-none" w:eastAsia="x-none"/>
    </w:rPr>
  </w:style>
  <w:style w:type="character" w:customStyle="1" w:styleId="BMSBodyTextSmallChar">
    <w:name w:val="BMS Body Text Small Char"/>
    <w:link w:val="BMSBodyTextSmall"/>
    <w:rsid w:val="00E50879"/>
    <w:rPr>
      <w:rFonts w:ascii="Times New Roman" w:eastAsia="MS Mincho" w:hAnsi="Times New Roman" w:cs="Times New Roman"/>
      <w:color w:val="000000"/>
      <w:sz w:val="20"/>
      <w:szCs w:val="20"/>
      <w:lang w:val="x-none" w:eastAsia="x-none"/>
    </w:rPr>
  </w:style>
  <w:style w:type="paragraph" w:customStyle="1" w:styleId="BMSBullets">
    <w:name w:val="BMS Bullets"/>
    <w:basedOn w:val="BMSBodyText"/>
    <w:link w:val="BMSBulletsChar"/>
    <w:rsid w:val="00E50879"/>
    <w:pPr>
      <w:numPr>
        <w:numId w:val="16"/>
      </w:numPr>
      <w:tabs>
        <w:tab w:val="left" w:pos="360"/>
      </w:tabs>
      <w:spacing w:after="60" w:line="240" w:lineRule="auto"/>
    </w:pPr>
    <w:rPr>
      <w:lang w:val="x-none" w:eastAsia="x-none"/>
    </w:rPr>
  </w:style>
  <w:style w:type="character" w:customStyle="1" w:styleId="BMSBulletsChar">
    <w:name w:val="BMS Bullets Char"/>
    <w:link w:val="BMSBullets"/>
    <w:rsid w:val="00E50879"/>
    <w:rPr>
      <w:rFonts w:ascii="Times New Roman" w:eastAsia="MS Mincho" w:hAnsi="Times New Roman" w:cs="Times New Roman"/>
      <w:color w:val="000000"/>
      <w:sz w:val="24"/>
      <w:szCs w:val="20"/>
      <w:lang w:val="x-none" w:eastAsia="x-none"/>
    </w:rPr>
  </w:style>
  <w:style w:type="paragraph" w:customStyle="1" w:styleId="BMSBulletsSmall">
    <w:name w:val="BMS Bullets Small"/>
    <w:basedOn w:val="BMSBullets"/>
    <w:rsid w:val="00E50879"/>
    <w:pPr>
      <w:numPr>
        <w:numId w:val="17"/>
      </w:numPr>
      <w:tabs>
        <w:tab w:val="left" w:pos="360"/>
      </w:tabs>
    </w:pPr>
    <w:rPr>
      <w:sz w:val="20"/>
    </w:rPr>
  </w:style>
  <w:style w:type="paragraph" w:customStyle="1" w:styleId="BMSEquations">
    <w:name w:val="BMS Equations"/>
    <w:basedOn w:val="Normal"/>
    <w:qFormat/>
    <w:rsid w:val="00E50879"/>
    <w:pPr>
      <w:widowControl w:val="0"/>
      <w:autoSpaceDE w:val="0"/>
      <w:autoSpaceDN w:val="0"/>
      <w:adjustRightInd w:val="0"/>
      <w:spacing w:before="120" w:after="120"/>
      <w:jc w:val="center"/>
    </w:pPr>
    <w:rPr>
      <w:i/>
      <w:color w:val="000000"/>
      <w:spacing w:val="-1"/>
      <w:sz w:val="24"/>
      <w:szCs w:val="22"/>
    </w:rPr>
  </w:style>
  <w:style w:type="paragraph" w:customStyle="1" w:styleId="BMSTableTitle">
    <w:name w:val="BMS Table Title"/>
    <w:next w:val="BMSBodyText"/>
    <w:link w:val="BMSTableTitleChar"/>
    <w:rsid w:val="00E50879"/>
    <w:pPr>
      <w:keepNext/>
      <w:keepLines/>
      <w:tabs>
        <w:tab w:val="left" w:pos="2160"/>
      </w:tabs>
      <w:spacing w:before="120" w:after="120" w:line="240" w:lineRule="auto"/>
      <w:ind w:left="2160" w:hanging="2160"/>
    </w:pPr>
    <w:rPr>
      <w:rFonts w:ascii="Times New Roman" w:eastAsia="MS Mincho" w:hAnsi="Times New Roman" w:cs="Times New Roman"/>
      <w:b/>
      <w:sz w:val="24"/>
      <w:szCs w:val="20"/>
    </w:rPr>
  </w:style>
  <w:style w:type="character" w:customStyle="1" w:styleId="BMSTableTitleChar">
    <w:name w:val="BMS Table Title Char"/>
    <w:link w:val="BMSTableTitle"/>
    <w:rsid w:val="00E50879"/>
    <w:rPr>
      <w:rFonts w:ascii="Times New Roman" w:eastAsia="MS Mincho" w:hAnsi="Times New Roman" w:cs="Times New Roman"/>
      <w:b/>
      <w:sz w:val="24"/>
      <w:szCs w:val="20"/>
    </w:rPr>
  </w:style>
  <w:style w:type="paragraph" w:customStyle="1" w:styleId="BMSFigureCaption">
    <w:name w:val="BMS Figure Caption"/>
    <w:basedOn w:val="BMSTableTitle"/>
    <w:next w:val="BMSBodyText"/>
    <w:rsid w:val="00E50879"/>
  </w:style>
  <w:style w:type="paragraph" w:customStyle="1" w:styleId="BMSFooter">
    <w:name w:val="BMS Footer"/>
    <w:rsid w:val="00E50879"/>
    <w:pPr>
      <w:tabs>
        <w:tab w:val="right" w:pos="9360"/>
        <w:tab w:val="right" w:pos="12960"/>
      </w:tabs>
      <w:spacing w:before="120" w:after="0" w:line="240" w:lineRule="auto"/>
      <w:jc w:val="center"/>
    </w:pPr>
    <w:rPr>
      <w:rFonts w:ascii="Times New Roman" w:eastAsia="MS Mincho" w:hAnsi="Times New Roman" w:cs="Times New Roman"/>
      <w:sz w:val="20"/>
      <w:szCs w:val="20"/>
    </w:rPr>
  </w:style>
  <w:style w:type="paragraph" w:customStyle="1" w:styleId="BMSHeader">
    <w:name w:val="BMS Header"/>
    <w:next w:val="BMSBodyText"/>
    <w:rsid w:val="00E50879"/>
    <w:pPr>
      <w:pBdr>
        <w:bottom w:val="single" w:sz="4" w:space="1" w:color="auto"/>
      </w:pBdr>
      <w:tabs>
        <w:tab w:val="right" w:pos="9360"/>
        <w:tab w:val="right" w:pos="12960"/>
      </w:tabs>
      <w:spacing w:after="120" w:line="240" w:lineRule="auto"/>
    </w:pPr>
    <w:rPr>
      <w:rFonts w:ascii="Times New Roman" w:eastAsia="MS Mincho" w:hAnsi="Times New Roman" w:cs="Times New Roman"/>
      <w:sz w:val="20"/>
      <w:szCs w:val="20"/>
    </w:rPr>
  </w:style>
  <w:style w:type="paragraph" w:customStyle="1" w:styleId="BMSHeadingAppendix">
    <w:name w:val="BMS Heading Appendix"/>
    <w:rsid w:val="00E50879"/>
    <w:pPr>
      <w:keepNext/>
      <w:keepLines/>
      <w:numPr>
        <w:numId w:val="31"/>
      </w:numPr>
      <w:tabs>
        <w:tab w:val="left" w:pos="2160"/>
      </w:tabs>
      <w:spacing w:before="120" w:after="120" w:line="240" w:lineRule="auto"/>
      <w:ind w:left="2160" w:hanging="2160"/>
      <w:outlineLvl w:val="0"/>
    </w:pPr>
    <w:rPr>
      <w:rFonts w:ascii="Arial" w:eastAsia="MS Mincho" w:hAnsi="Arial" w:cs="Arial"/>
      <w:b/>
      <w:caps/>
      <w:sz w:val="24"/>
      <w:szCs w:val="20"/>
    </w:rPr>
  </w:style>
  <w:style w:type="paragraph" w:customStyle="1" w:styleId="BMSHeadingCentered">
    <w:name w:val="BMS Heading Centered"/>
    <w:next w:val="BMSBodyText"/>
    <w:link w:val="BMSHeadingCenteredChar"/>
    <w:autoRedefine/>
    <w:qFormat/>
    <w:rsid w:val="00E50879"/>
    <w:pPr>
      <w:keepNext/>
      <w:spacing w:before="120" w:after="120" w:line="240" w:lineRule="auto"/>
      <w:jc w:val="center"/>
    </w:pPr>
    <w:rPr>
      <w:rFonts w:ascii="Arial" w:eastAsia="MS Mincho" w:hAnsi="Arial" w:cs="Arial"/>
      <w:b/>
      <w:caps/>
      <w:noProof/>
      <w:sz w:val="24"/>
      <w:szCs w:val="20"/>
      <w:lang w:eastAsia="ja-JP"/>
    </w:rPr>
  </w:style>
  <w:style w:type="character" w:customStyle="1" w:styleId="BMSHeadingCenteredChar">
    <w:name w:val="BMS Heading Centered Char"/>
    <w:link w:val="BMSHeadingCentered"/>
    <w:rsid w:val="00E50879"/>
    <w:rPr>
      <w:rFonts w:ascii="Arial" w:eastAsia="MS Mincho" w:hAnsi="Arial" w:cs="Arial"/>
      <w:b/>
      <w:caps/>
      <w:noProof/>
      <w:sz w:val="24"/>
      <w:szCs w:val="20"/>
      <w:lang w:eastAsia="ja-JP"/>
    </w:rPr>
  </w:style>
  <w:style w:type="character" w:customStyle="1" w:styleId="BMSInstructionText">
    <w:name w:val="BMS Instruction Text"/>
    <w:rsid w:val="00E50879"/>
    <w:rPr>
      <w:rFonts w:ascii="Times New Roman" w:hAnsi="Times New Roman"/>
      <w:i/>
      <w:dstrike w:val="0"/>
      <w:vanish/>
      <w:color w:val="FF0000"/>
      <w:sz w:val="24"/>
      <w:u w:val="none"/>
      <w:vertAlign w:val="baseline"/>
    </w:rPr>
  </w:style>
  <w:style w:type="paragraph" w:customStyle="1" w:styleId="BMSJpnBodyText">
    <w:name w:val="BMS Jpn Body Text"/>
    <w:basedOn w:val="BMSBodyText"/>
    <w:rsid w:val="00E50879"/>
    <w:rPr>
      <w:sz w:val="21"/>
    </w:rPr>
  </w:style>
  <w:style w:type="paragraph" w:customStyle="1" w:styleId="BMSListNumbering">
    <w:name w:val="BMS List Numbering"/>
    <w:basedOn w:val="BMSBodyText"/>
    <w:rsid w:val="00E50879"/>
    <w:pPr>
      <w:numPr>
        <w:numId w:val="24"/>
      </w:numPr>
      <w:tabs>
        <w:tab w:val="right" w:pos="360"/>
      </w:tabs>
      <w:spacing w:after="60" w:line="240" w:lineRule="auto"/>
      <w:ind w:left="360" w:hanging="360"/>
    </w:pPr>
  </w:style>
  <w:style w:type="paragraph" w:customStyle="1" w:styleId="BMSListText">
    <w:name w:val="BMS List Text"/>
    <w:basedOn w:val="BMSBodyText"/>
    <w:rsid w:val="00E50879"/>
    <w:pPr>
      <w:spacing w:after="0" w:line="240" w:lineRule="auto"/>
      <w:jc w:val="left"/>
    </w:pPr>
  </w:style>
  <w:style w:type="paragraph" w:customStyle="1" w:styleId="BMSOutlineNumbering">
    <w:name w:val="BMS Outline Numbering"/>
    <w:qFormat/>
    <w:rsid w:val="00E50879"/>
    <w:pPr>
      <w:numPr>
        <w:numId w:val="32"/>
      </w:numPr>
      <w:tabs>
        <w:tab w:val="left" w:pos="360"/>
      </w:tabs>
      <w:spacing w:after="60" w:line="240" w:lineRule="auto"/>
      <w:jc w:val="both"/>
    </w:pPr>
    <w:rPr>
      <w:rFonts w:ascii="Times New Roman" w:eastAsia="MS Mincho" w:hAnsi="Times New Roman" w:cs="Times New Roman"/>
      <w:color w:val="000000"/>
      <w:sz w:val="24"/>
      <w:szCs w:val="20"/>
    </w:rPr>
  </w:style>
  <w:style w:type="paragraph" w:customStyle="1" w:styleId="BMSOutlineNumberingSmall">
    <w:name w:val="BMS Outline Numbering Small"/>
    <w:qFormat/>
    <w:rsid w:val="00E50879"/>
    <w:pPr>
      <w:numPr>
        <w:numId w:val="33"/>
      </w:numPr>
      <w:tabs>
        <w:tab w:val="left" w:pos="360"/>
      </w:tabs>
      <w:spacing w:after="60" w:line="240" w:lineRule="auto"/>
      <w:jc w:val="both"/>
    </w:pPr>
    <w:rPr>
      <w:rFonts w:ascii="Times New Roman" w:eastAsia="MS Mincho" w:hAnsi="Times New Roman" w:cs="Times New Roman"/>
      <w:color w:val="000000"/>
      <w:sz w:val="20"/>
      <w:szCs w:val="20"/>
    </w:rPr>
  </w:style>
  <w:style w:type="paragraph" w:customStyle="1" w:styleId="BMSSignatureStyle">
    <w:name w:val="BMS Signature Style"/>
    <w:basedOn w:val="BMSBodyText"/>
    <w:qFormat/>
    <w:rsid w:val="00E50879"/>
    <w:rPr>
      <w:rFonts w:ascii="Brush Script MT" w:hAnsi="Brush Script MT"/>
      <w:color w:val="1403EB"/>
      <w:sz w:val="40"/>
    </w:rPr>
  </w:style>
  <w:style w:type="character" w:customStyle="1" w:styleId="BMSSubscript">
    <w:name w:val="BMS Subscript"/>
    <w:rsid w:val="00E50879"/>
    <w:rPr>
      <w:sz w:val="28"/>
      <w:vertAlign w:val="subscript"/>
    </w:rPr>
  </w:style>
  <w:style w:type="character" w:customStyle="1" w:styleId="BMSSuperscript">
    <w:name w:val="BMS Superscript"/>
    <w:rsid w:val="00E50879"/>
    <w:rPr>
      <w:sz w:val="28"/>
      <w:vertAlign w:val="superscript"/>
    </w:rPr>
  </w:style>
  <w:style w:type="paragraph" w:customStyle="1" w:styleId="BMSTableData">
    <w:name w:val="BMS Table Data"/>
    <w:rsid w:val="00E50879"/>
    <w:pPr>
      <w:tabs>
        <w:tab w:val="left" w:pos="360"/>
      </w:tabs>
      <w:spacing w:after="0" w:line="187" w:lineRule="auto"/>
    </w:pPr>
    <w:rPr>
      <w:rFonts w:ascii="Courier New" w:eastAsia="MS Mincho" w:hAnsi="Courier New" w:cs="Times New Roman"/>
      <w:sz w:val="20"/>
      <w:szCs w:val="20"/>
    </w:rPr>
  </w:style>
  <w:style w:type="paragraph" w:customStyle="1" w:styleId="BMSTableDataCompact">
    <w:name w:val="BMS Table Data Compact"/>
    <w:basedOn w:val="BMSTableData"/>
    <w:rsid w:val="00E50879"/>
    <w:pPr>
      <w:tabs>
        <w:tab w:val="clear" w:pos="360"/>
      </w:tabs>
    </w:pPr>
    <w:rPr>
      <w:spacing w:val="-22"/>
    </w:rPr>
  </w:style>
  <w:style w:type="paragraph" w:customStyle="1" w:styleId="BMSTableText">
    <w:name w:val="BMS Table Text"/>
    <w:link w:val="BMSTableTextChar"/>
    <w:rsid w:val="00E50879"/>
    <w:pPr>
      <w:tabs>
        <w:tab w:val="left" w:pos="360"/>
      </w:tabs>
      <w:spacing w:before="60" w:after="60" w:line="240" w:lineRule="auto"/>
      <w:jc w:val="center"/>
    </w:pPr>
    <w:rPr>
      <w:rFonts w:ascii="Times New Roman" w:eastAsia="MS Mincho" w:hAnsi="Times New Roman" w:cs="Times New Roman"/>
      <w:sz w:val="20"/>
      <w:szCs w:val="20"/>
    </w:rPr>
  </w:style>
  <w:style w:type="character" w:customStyle="1" w:styleId="BMSTableTextChar">
    <w:name w:val="BMS Table Text Char"/>
    <w:link w:val="BMSTableText"/>
    <w:rsid w:val="00E50879"/>
    <w:rPr>
      <w:rFonts w:ascii="Times New Roman" w:eastAsia="MS Mincho" w:hAnsi="Times New Roman" w:cs="Times New Roman"/>
      <w:sz w:val="20"/>
      <w:szCs w:val="20"/>
    </w:rPr>
  </w:style>
  <w:style w:type="paragraph" w:customStyle="1" w:styleId="BMSTableHeader">
    <w:name w:val="BMS Table Header"/>
    <w:basedOn w:val="BMSTableText"/>
    <w:link w:val="BMSTableHeaderChar"/>
    <w:rsid w:val="00E50879"/>
    <w:rPr>
      <w:b/>
      <w:lang w:val="x-none" w:eastAsia="x-none"/>
    </w:rPr>
  </w:style>
  <w:style w:type="character" w:customStyle="1" w:styleId="BMSTableHeaderChar">
    <w:name w:val="BMS Table Header Char"/>
    <w:link w:val="BMSTableHeader"/>
    <w:rsid w:val="00E50879"/>
    <w:rPr>
      <w:rFonts w:ascii="Times New Roman" w:eastAsia="MS Mincho" w:hAnsi="Times New Roman" w:cs="Times New Roman"/>
      <w:b/>
      <w:sz w:val="20"/>
      <w:szCs w:val="20"/>
      <w:lang w:val="x-none" w:eastAsia="x-none"/>
    </w:rPr>
  </w:style>
  <w:style w:type="paragraph" w:customStyle="1" w:styleId="BMSTableHeaderLarge">
    <w:name w:val="BMS Table Header Large"/>
    <w:rsid w:val="00E50879"/>
    <w:pPr>
      <w:tabs>
        <w:tab w:val="left" w:pos="360"/>
      </w:tabs>
      <w:spacing w:before="60" w:after="60" w:line="240" w:lineRule="auto"/>
      <w:jc w:val="center"/>
    </w:pPr>
    <w:rPr>
      <w:rFonts w:ascii="Times New Roman" w:eastAsia="MS Mincho" w:hAnsi="Times New Roman" w:cs="Times New Roman"/>
      <w:b/>
      <w:sz w:val="24"/>
      <w:szCs w:val="20"/>
      <w:lang w:val="x-none" w:eastAsia="x-none"/>
    </w:rPr>
  </w:style>
  <w:style w:type="paragraph" w:customStyle="1" w:styleId="BMSTableNoteInfo">
    <w:name w:val="BMS Table Note Info"/>
    <w:basedOn w:val="BMSBodyText"/>
    <w:next w:val="BMSBodyText"/>
    <w:link w:val="BMSTableNoteInfoChar"/>
    <w:rsid w:val="00E50879"/>
    <w:pPr>
      <w:tabs>
        <w:tab w:val="left" w:pos="216"/>
      </w:tabs>
      <w:spacing w:before="40" w:after="0" w:line="240" w:lineRule="auto"/>
      <w:ind w:left="216" w:hanging="216"/>
    </w:pPr>
    <w:rPr>
      <w:sz w:val="20"/>
      <w:lang w:val="x-none" w:eastAsia="x-none"/>
    </w:rPr>
  </w:style>
  <w:style w:type="character" w:customStyle="1" w:styleId="BMSTableNoteInfoChar">
    <w:name w:val="BMS Table Note Info Char"/>
    <w:link w:val="BMSTableNoteInfo"/>
    <w:rsid w:val="00E50879"/>
    <w:rPr>
      <w:rFonts w:ascii="Times New Roman" w:eastAsia="MS Mincho" w:hAnsi="Times New Roman" w:cs="Times New Roman"/>
      <w:color w:val="000000"/>
      <w:sz w:val="20"/>
      <w:szCs w:val="20"/>
      <w:lang w:val="x-none" w:eastAsia="x-none"/>
    </w:rPr>
  </w:style>
  <w:style w:type="paragraph" w:customStyle="1" w:styleId="BMSTableInfo">
    <w:name w:val="BMS Table Info"/>
    <w:basedOn w:val="BMSTableNoteInfo"/>
    <w:rsid w:val="00E50879"/>
    <w:pPr>
      <w:spacing w:before="0" w:after="60"/>
      <w:ind w:left="0" w:firstLine="0"/>
    </w:pPr>
  </w:style>
  <w:style w:type="character" w:customStyle="1" w:styleId="BMSTableNote">
    <w:name w:val="BMS Table Note"/>
    <w:rsid w:val="00E50879"/>
    <w:rPr>
      <w:rFonts w:ascii="Times New Roman" w:hAnsi="Times New Roman"/>
      <w:dstrike w:val="0"/>
      <w:color w:val="auto"/>
      <w:sz w:val="28"/>
      <w:vertAlign w:val="superscript"/>
    </w:rPr>
  </w:style>
  <w:style w:type="paragraph" w:customStyle="1" w:styleId="BMSTableTextLarge">
    <w:name w:val="BMS Table Text Large"/>
    <w:basedOn w:val="BMSTableText"/>
    <w:rsid w:val="00E50879"/>
    <w:rPr>
      <w:sz w:val="24"/>
    </w:rPr>
  </w:style>
  <w:style w:type="paragraph" w:customStyle="1" w:styleId="BMSTableTitleData">
    <w:name w:val="BMS Table Title Data"/>
    <w:basedOn w:val="BMSTableTitle"/>
    <w:next w:val="BMSBodyText"/>
    <w:rsid w:val="00E50879"/>
    <w:pPr>
      <w:tabs>
        <w:tab w:val="clear" w:pos="2160"/>
      </w:tabs>
      <w:spacing w:before="0" w:after="0" w:line="187" w:lineRule="auto"/>
      <w:ind w:left="0" w:firstLine="0"/>
    </w:pPr>
    <w:rPr>
      <w:rFonts w:ascii="Courier New" w:hAnsi="Courier New"/>
      <w:b w:val="0"/>
      <w:sz w:val="20"/>
    </w:rPr>
  </w:style>
  <w:style w:type="paragraph" w:customStyle="1" w:styleId="BMSTitle">
    <w:name w:val="BMS Title"/>
    <w:basedOn w:val="Normal"/>
    <w:next w:val="BMSBodyText"/>
    <w:rsid w:val="00E50879"/>
    <w:pPr>
      <w:keepNext/>
      <w:keepLines/>
      <w:tabs>
        <w:tab w:val="left" w:pos="1152"/>
      </w:tabs>
      <w:spacing w:before="120" w:after="120"/>
      <w:outlineLvl w:val="0"/>
    </w:pPr>
    <w:rPr>
      <w:rFonts w:ascii="Arial" w:hAnsi="Arial" w:cs="Arial"/>
      <w:b/>
      <w:caps/>
      <w:color w:val="000000"/>
      <w:sz w:val="24"/>
    </w:rPr>
  </w:style>
  <w:style w:type="numbering" w:customStyle="1" w:styleId="BMSBulletMulti">
    <w:name w:val="BMS_Bullet_Multi"/>
    <w:uiPriority w:val="99"/>
    <w:rsid w:val="00E50879"/>
    <w:pPr>
      <w:numPr>
        <w:numId w:val="16"/>
      </w:numPr>
    </w:pPr>
  </w:style>
  <w:style w:type="numbering" w:customStyle="1" w:styleId="BMSBulletSmallMulti">
    <w:name w:val="BMS_Bullet_Small_Multi"/>
    <w:uiPriority w:val="99"/>
    <w:rsid w:val="00E50879"/>
    <w:pPr>
      <w:numPr>
        <w:numId w:val="17"/>
      </w:numPr>
    </w:pPr>
  </w:style>
  <w:style w:type="paragraph" w:customStyle="1" w:styleId="BMSPatientLabelingBodyText">
    <w:name w:val="BMS_Patient Labeling Body Text"/>
    <w:basedOn w:val="BMSBodyText"/>
    <w:qFormat/>
    <w:rsid w:val="00E50879"/>
    <w:pPr>
      <w:spacing w:after="0" w:line="240" w:lineRule="auto"/>
    </w:pPr>
    <w:rPr>
      <w:rFonts w:ascii="Arial" w:hAnsi="Arial" w:cs="Arial"/>
      <w:sz w:val="20"/>
    </w:rPr>
  </w:style>
  <w:style w:type="paragraph" w:customStyle="1" w:styleId="BMSLabelingFPIBoxWarn">
    <w:name w:val="BMS_Labeling FPI Box Warn"/>
    <w:basedOn w:val="BMSPatientLabelingBodyText"/>
    <w:next w:val="BMSBodyText"/>
    <w:qFormat/>
    <w:rsid w:val="00E50879"/>
    <w:pPr>
      <w:spacing w:before="120" w:after="120" w:line="300" w:lineRule="auto"/>
    </w:pPr>
    <w:rPr>
      <w:rFonts w:ascii="Times New Roman" w:hAnsi="Times New Roman" w:cs="Times New Roman"/>
      <w:b/>
      <w:sz w:val="24"/>
    </w:rPr>
  </w:style>
  <w:style w:type="paragraph" w:customStyle="1" w:styleId="BMSLabelingHeading10">
    <w:name w:val="BMS_Labeling Heading 1"/>
    <w:basedOn w:val="Normal"/>
    <w:next w:val="BMSBodyText"/>
    <w:qFormat/>
    <w:rsid w:val="00E50879"/>
    <w:pPr>
      <w:keepNext/>
      <w:keepLines/>
      <w:widowControl w:val="0"/>
      <w:numPr>
        <w:numId w:val="29"/>
      </w:numPr>
      <w:spacing w:before="120" w:after="120"/>
      <w:outlineLvl w:val="0"/>
    </w:pPr>
    <w:rPr>
      <w:rFonts w:ascii="Arial" w:hAnsi="Arial"/>
      <w:b/>
      <w:caps/>
      <w:sz w:val="24"/>
      <w:lang w:eastAsia="ja-JP"/>
    </w:rPr>
  </w:style>
  <w:style w:type="paragraph" w:customStyle="1" w:styleId="BMSLabelingHeading20">
    <w:name w:val="BMS_Labeling Heading 2"/>
    <w:basedOn w:val="Normal"/>
    <w:next w:val="BMSBodyText"/>
    <w:qFormat/>
    <w:rsid w:val="00E50879"/>
    <w:pPr>
      <w:keepNext/>
      <w:keepLines/>
      <w:numPr>
        <w:ilvl w:val="1"/>
        <w:numId w:val="29"/>
      </w:numPr>
      <w:spacing w:before="120" w:after="120"/>
      <w:outlineLvl w:val="1"/>
    </w:pPr>
    <w:rPr>
      <w:rFonts w:ascii="Arial" w:hAnsi="Arial"/>
      <w:b/>
      <w:color w:val="000000"/>
      <w:sz w:val="24"/>
      <w:lang w:eastAsia="ja-JP"/>
    </w:rPr>
  </w:style>
  <w:style w:type="paragraph" w:customStyle="1" w:styleId="BMSLabelingHeading3">
    <w:name w:val="BMS_Labeling Heading 3"/>
    <w:next w:val="BMSBodyText"/>
    <w:qFormat/>
    <w:rsid w:val="00E50879"/>
    <w:pPr>
      <w:keepNext/>
      <w:keepLines/>
      <w:spacing w:before="120" w:after="120" w:line="240" w:lineRule="auto"/>
      <w:outlineLvl w:val="2"/>
    </w:pPr>
    <w:rPr>
      <w:rFonts w:ascii="Arial" w:eastAsia="MS Mincho" w:hAnsi="Arial" w:cs="Arial"/>
      <w:color w:val="000000"/>
      <w:sz w:val="24"/>
      <w:szCs w:val="20"/>
    </w:rPr>
  </w:style>
  <w:style w:type="paragraph" w:customStyle="1" w:styleId="BMSLabelingHeading4">
    <w:name w:val="BMS_Labeling Heading 4"/>
    <w:next w:val="BMSBodyText"/>
    <w:qFormat/>
    <w:rsid w:val="00E50879"/>
    <w:pPr>
      <w:keepNext/>
      <w:keepLines/>
      <w:spacing w:before="120" w:after="120" w:line="240" w:lineRule="auto"/>
      <w:outlineLvl w:val="3"/>
    </w:pPr>
    <w:rPr>
      <w:rFonts w:ascii="Arial" w:eastAsia="MS Mincho" w:hAnsi="Arial" w:cs="Arial"/>
      <w:i/>
      <w:color w:val="000000"/>
      <w:sz w:val="24"/>
      <w:szCs w:val="20"/>
    </w:rPr>
  </w:style>
  <w:style w:type="numbering" w:customStyle="1" w:styleId="BMSOutlineNumberingMulti">
    <w:name w:val="BMS_Outline_Numbering_Multi"/>
    <w:uiPriority w:val="99"/>
    <w:rsid w:val="00E50879"/>
    <w:pPr>
      <w:numPr>
        <w:numId w:val="18"/>
      </w:numPr>
    </w:pPr>
  </w:style>
  <w:style w:type="numbering" w:customStyle="1" w:styleId="BMSOutlineNumberingSmallMulti">
    <w:name w:val="BMS_Outline_Numbering_Small_Multi"/>
    <w:uiPriority w:val="99"/>
    <w:rsid w:val="00E50879"/>
    <w:pPr>
      <w:numPr>
        <w:numId w:val="19"/>
      </w:numPr>
    </w:pPr>
  </w:style>
  <w:style w:type="paragraph" w:customStyle="1" w:styleId="BMSPatientLabelingBulletList">
    <w:name w:val="BMS_Patient Labeling Bullet List"/>
    <w:qFormat/>
    <w:rsid w:val="00E50879"/>
    <w:pPr>
      <w:numPr>
        <w:numId w:val="11"/>
      </w:numPr>
      <w:tabs>
        <w:tab w:val="left" w:pos="360"/>
      </w:tabs>
      <w:spacing w:after="0" w:line="240" w:lineRule="auto"/>
      <w:jc w:val="both"/>
    </w:pPr>
    <w:rPr>
      <w:rFonts w:ascii="Arial" w:eastAsia="MS Mincho" w:hAnsi="Arial" w:cs="Arial"/>
      <w:color w:val="000000"/>
      <w:sz w:val="20"/>
      <w:szCs w:val="20"/>
      <w:lang w:eastAsia="ja-JP"/>
    </w:rPr>
  </w:style>
  <w:style w:type="paragraph" w:customStyle="1" w:styleId="BMSPatientLabelingHeading">
    <w:name w:val="BMS_Patient Labeling Heading"/>
    <w:basedOn w:val="Normal"/>
    <w:next w:val="BMSPatientLabelingBodyText"/>
    <w:qFormat/>
    <w:rsid w:val="00E50879"/>
    <w:pPr>
      <w:outlineLvl w:val="0"/>
    </w:pPr>
    <w:rPr>
      <w:rFonts w:ascii="Arial" w:hAnsi="Arial" w:cs="Arial"/>
      <w:b/>
      <w:color w:val="000000"/>
    </w:rPr>
  </w:style>
  <w:style w:type="numbering" w:customStyle="1" w:styleId="BMSPatientLabelingBulletList0">
    <w:name w:val="BMS_Patient_Labeling_Bullet_List"/>
    <w:uiPriority w:val="99"/>
    <w:rsid w:val="00E50879"/>
    <w:pPr>
      <w:numPr>
        <w:numId w:val="20"/>
      </w:numPr>
    </w:pPr>
  </w:style>
  <w:style w:type="numbering" w:customStyle="1" w:styleId="BMSHeadingAppendixMulti">
    <w:name w:val="BMSHeadingAppendixMulti"/>
    <w:uiPriority w:val="99"/>
    <w:rsid w:val="00E50879"/>
    <w:pPr>
      <w:numPr>
        <w:numId w:val="21"/>
      </w:numPr>
    </w:pPr>
  </w:style>
  <w:style w:type="numbering" w:customStyle="1" w:styleId="BMSHeadings">
    <w:name w:val="BMSHeadings"/>
    <w:uiPriority w:val="99"/>
    <w:rsid w:val="00E50879"/>
    <w:pPr>
      <w:numPr>
        <w:numId w:val="22"/>
      </w:numPr>
    </w:pPr>
  </w:style>
  <w:style w:type="numbering" w:customStyle="1" w:styleId="BMSJapanHeadings">
    <w:name w:val="BMSJapanHeadings"/>
    <w:uiPriority w:val="99"/>
    <w:rsid w:val="00E50879"/>
    <w:pPr>
      <w:numPr>
        <w:numId w:val="23"/>
      </w:numPr>
    </w:pPr>
  </w:style>
  <w:style w:type="numbering" w:customStyle="1" w:styleId="BMSLabelingHeadings">
    <w:name w:val="BMSLabelingHeadings"/>
    <w:uiPriority w:val="99"/>
    <w:rsid w:val="00E50879"/>
    <w:pPr>
      <w:numPr>
        <w:numId w:val="34"/>
      </w:numPr>
    </w:pPr>
  </w:style>
  <w:style w:type="numbering" w:customStyle="1" w:styleId="BMSListNumberingMulti">
    <w:name w:val="BMSListNumberingMulti"/>
    <w:uiPriority w:val="99"/>
    <w:rsid w:val="00E50879"/>
    <w:pPr>
      <w:numPr>
        <w:numId w:val="24"/>
      </w:numPr>
    </w:pPr>
  </w:style>
  <w:style w:type="paragraph" w:customStyle="1" w:styleId="BulletList">
    <w:name w:val="Bullet List"/>
    <w:basedOn w:val="Normal"/>
    <w:uiPriority w:val="99"/>
    <w:rsid w:val="00E50879"/>
    <w:pPr>
      <w:tabs>
        <w:tab w:val="num" w:pos="360"/>
      </w:tabs>
      <w:overflowPunct w:val="0"/>
      <w:autoSpaceDE w:val="0"/>
      <w:autoSpaceDN w:val="0"/>
      <w:adjustRightInd w:val="0"/>
      <w:spacing w:before="120" w:after="120"/>
      <w:ind w:left="360" w:hanging="360"/>
      <w:textAlignment w:val="baseline"/>
    </w:pPr>
    <w:rPr>
      <w:sz w:val="22"/>
    </w:rPr>
  </w:style>
  <w:style w:type="paragraph" w:customStyle="1" w:styleId="LOT">
    <w:name w:val="LOT"/>
    <w:rsid w:val="00E50879"/>
    <w:pPr>
      <w:spacing w:before="120" w:after="120" w:line="300" w:lineRule="auto"/>
      <w:jc w:val="both"/>
    </w:pPr>
    <w:rPr>
      <w:rFonts w:ascii="Times New Roman" w:eastAsia="MS Mincho" w:hAnsi="Times New Roman" w:cs="Times New Roman"/>
      <w:color w:val="000000"/>
      <w:sz w:val="24"/>
      <w:szCs w:val="20"/>
    </w:rPr>
  </w:style>
  <w:style w:type="paragraph" w:customStyle="1" w:styleId="LOT1">
    <w:name w:val="LOT1"/>
    <w:rsid w:val="00E50879"/>
    <w:pPr>
      <w:spacing w:before="120" w:after="120" w:line="300" w:lineRule="auto"/>
      <w:jc w:val="both"/>
    </w:pPr>
    <w:rPr>
      <w:rFonts w:ascii="Times New Roman" w:eastAsia="MS Mincho" w:hAnsi="Times New Roman" w:cs="Times New Roman"/>
      <w:color w:val="000000"/>
      <w:sz w:val="24"/>
      <w:szCs w:val="20"/>
    </w:rPr>
  </w:style>
  <w:style w:type="paragraph" w:customStyle="1" w:styleId="ON">
    <w:name w:val="ON"/>
    <w:basedOn w:val="BMSBodyText"/>
    <w:link w:val="ONChar"/>
    <w:rsid w:val="00E50879"/>
    <w:pPr>
      <w:spacing w:after="60" w:line="240" w:lineRule="auto"/>
    </w:pPr>
    <w:rPr>
      <w:lang w:val="x-none" w:eastAsia="x-none"/>
    </w:rPr>
  </w:style>
  <w:style w:type="character" w:customStyle="1" w:styleId="ONChar">
    <w:name w:val="ON Char"/>
    <w:link w:val="ON"/>
    <w:rsid w:val="00E50879"/>
    <w:rPr>
      <w:rFonts w:ascii="Times New Roman" w:eastAsia="MS Mincho" w:hAnsi="Times New Roman" w:cs="Times New Roman"/>
      <w:color w:val="000000"/>
      <w:sz w:val="24"/>
      <w:szCs w:val="20"/>
      <w:lang w:val="x-none" w:eastAsia="x-none"/>
    </w:rPr>
  </w:style>
  <w:style w:type="paragraph" w:customStyle="1" w:styleId="ONS">
    <w:name w:val="ONS"/>
    <w:basedOn w:val="ON"/>
    <w:rsid w:val="00E50879"/>
    <w:pPr>
      <w:numPr>
        <w:numId w:val="12"/>
      </w:numPr>
      <w:tabs>
        <w:tab w:val="num" w:pos="360"/>
      </w:tabs>
    </w:pPr>
    <w:rPr>
      <w:sz w:val="20"/>
    </w:rPr>
  </w:style>
  <w:style w:type="paragraph" w:customStyle="1" w:styleId="TableList">
    <w:name w:val="Table List"/>
    <w:basedOn w:val="Normal"/>
    <w:uiPriority w:val="99"/>
    <w:rsid w:val="00E50879"/>
    <w:pPr>
      <w:tabs>
        <w:tab w:val="num" w:pos="576"/>
      </w:tabs>
      <w:overflowPunct w:val="0"/>
      <w:autoSpaceDE w:val="0"/>
      <w:autoSpaceDN w:val="0"/>
      <w:adjustRightInd w:val="0"/>
      <w:spacing w:before="120" w:after="120"/>
      <w:ind w:left="432" w:hanging="216"/>
      <w:textAlignment w:val="baseline"/>
    </w:pPr>
    <w:rPr>
      <w:sz w:val="22"/>
    </w:rPr>
  </w:style>
  <w:style w:type="paragraph" w:customStyle="1" w:styleId="USPIHighlightsBody">
    <w:name w:val="USPI Highlights Body"/>
    <w:basedOn w:val="BMSBodyText"/>
    <w:qFormat/>
    <w:rsid w:val="00E50879"/>
    <w:pPr>
      <w:spacing w:after="0" w:line="240" w:lineRule="auto"/>
    </w:pPr>
    <w:rPr>
      <w:sz w:val="16"/>
    </w:rPr>
  </w:style>
  <w:style w:type="paragraph" w:customStyle="1" w:styleId="USPIHighlightsBulletedList">
    <w:name w:val="USPI Highlights Bulleted List"/>
    <w:basedOn w:val="USPIHighlightsBody"/>
    <w:qFormat/>
    <w:rsid w:val="00E50879"/>
    <w:pPr>
      <w:numPr>
        <w:numId w:val="25"/>
      </w:numPr>
      <w:tabs>
        <w:tab w:val="left" w:pos="187"/>
      </w:tabs>
      <w:ind w:left="187" w:hanging="187"/>
    </w:pPr>
  </w:style>
  <w:style w:type="paragraph" w:customStyle="1" w:styleId="USPIHighlightsHeading">
    <w:name w:val="USPI Highlights Heading"/>
    <w:basedOn w:val="USPIHighlightsBulletedList"/>
    <w:next w:val="USPIHighlightsBody"/>
    <w:qFormat/>
    <w:rsid w:val="00E50879"/>
    <w:pPr>
      <w:numPr>
        <w:numId w:val="0"/>
      </w:numPr>
      <w:tabs>
        <w:tab w:val="clear" w:pos="187"/>
      </w:tabs>
      <w:spacing w:before="80"/>
      <w:jc w:val="center"/>
    </w:pPr>
    <w:rPr>
      <w:b/>
    </w:rPr>
  </w:style>
  <w:style w:type="character" w:customStyle="1" w:styleId="USPIHighlightsInstructionText">
    <w:name w:val="USPI Highlights Instruction Text"/>
    <w:qFormat/>
    <w:rsid w:val="00E50879"/>
    <w:rPr>
      <w:rFonts w:ascii="Times New Roman" w:hAnsi="Times New Roman"/>
      <w:i w:val="0"/>
      <w:dstrike w:val="0"/>
      <w:vanish/>
      <w:color w:val="FF0000"/>
      <w:sz w:val="16"/>
      <w:u w:val="none"/>
      <w:vertAlign w:val="baseline"/>
    </w:rPr>
  </w:style>
  <w:style w:type="numbering" w:customStyle="1" w:styleId="USPIHighlightsBulletList">
    <w:name w:val="USPIHighlightsBulletList"/>
    <w:uiPriority w:val="99"/>
    <w:rsid w:val="00E50879"/>
    <w:pPr>
      <w:numPr>
        <w:numId w:val="25"/>
      </w:numPr>
    </w:pPr>
  </w:style>
  <w:style w:type="paragraph" w:customStyle="1" w:styleId="H1Placeholder">
    <w:name w:val="H1Placeholder"/>
    <w:basedOn w:val="Heading1"/>
    <w:qFormat/>
    <w:rsid w:val="00E50879"/>
    <w:pPr>
      <w:pageBreakBefore/>
      <w:numPr>
        <w:numId w:val="0"/>
      </w:numPr>
      <w:tabs>
        <w:tab w:val="left" w:pos="1152"/>
        <w:tab w:val="num" w:pos="1512"/>
      </w:tabs>
    </w:pPr>
    <w:rPr>
      <w:lang w:val="en-US"/>
    </w:rPr>
  </w:style>
  <w:style w:type="paragraph" w:customStyle="1" w:styleId="H2Placeholder">
    <w:name w:val="H2Placeholder"/>
    <w:basedOn w:val="Heading2"/>
    <w:qFormat/>
    <w:rsid w:val="00E50879"/>
  </w:style>
  <w:style w:type="paragraph" w:customStyle="1" w:styleId="H3Placeholder">
    <w:name w:val="H3Placeholder"/>
    <w:basedOn w:val="Heading3"/>
    <w:qFormat/>
    <w:rsid w:val="00E50879"/>
    <w:pPr>
      <w:numPr>
        <w:numId w:val="27"/>
      </w:numPr>
      <w:tabs>
        <w:tab w:val="left" w:pos="1152"/>
      </w:tabs>
    </w:pPr>
  </w:style>
  <w:style w:type="paragraph" w:customStyle="1" w:styleId="H4Placeholder">
    <w:name w:val="H4Placeholder"/>
    <w:basedOn w:val="Heading4"/>
    <w:qFormat/>
    <w:rsid w:val="00E50879"/>
    <w:pPr>
      <w:numPr>
        <w:numId w:val="27"/>
      </w:numPr>
      <w:tabs>
        <w:tab w:val="left" w:pos="1152"/>
      </w:tabs>
    </w:pPr>
  </w:style>
  <w:style w:type="paragraph" w:customStyle="1" w:styleId="BMSJapanHeading1UnNumbered">
    <w:name w:val="BMS Japan Heading 1 UnNumbered"/>
    <w:next w:val="BMSBodyText"/>
    <w:qFormat/>
    <w:rsid w:val="00E50879"/>
    <w:pPr>
      <w:keepNext/>
      <w:spacing w:before="120" w:after="120" w:line="240" w:lineRule="auto"/>
      <w:outlineLvl w:val="0"/>
    </w:pPr>
    <w:rPr>
      <w:rFonts w:ascii="Arial" w:eastAsia="MS Mincho" w:hAnsi="Arial" w:cs="Times New Roman"/>
      <w:b/>
      <w:caps/>
      <w:color w:val="000000"/>
      <w:sz w:val="21"/>
      <w:szCs w:val="20"/>
      <w:lang w:val="x-none" w:eastAsia="x-none"/>
    </w:rPr>
  </w:style>
  <w:style w:type="paragraph" w:customStyle="1" w:styleId="BMSJapanHeading2UnNumbered">
    <w:name w:val="BMS Japan Heading 2 UnNumbered"/>
    <w:next w:val="BMSBodyText"/>
    <w:qFormat/>
    <w:rsid w:val="00E50879"/>
    <w:pPr>
      <w:keepNext/>
      <w:spacing w:before="120" w:after="120" w:line="240" w:lineRule="auto"/>
      <w:outlineLvl w:val="1"/>
    </w:pPr>
    <w:rPr>
      <w:rFonts w:ascii="Arial" w:eastAsia="MS Mincho" w:hAnsi="Arial" w:cs="Times New Roman"/>
      <w:b/>
      <w:color w:val="000000"/>
      <w:sz w:val="21"/>
      <w:szCs w:val="20"/>
      <w:lang w:eastAsia="x-none"/>
    </w:rPr>
  </w:style>
  <w:style w:type="paragraph" w:customStyle="1" w:styleId="BMSJapanHeading1NoTOC">
    <w:name w:val="BMS Japan Heading 1 No TOC"/>
    <w:next w:val="BMSBodyText"/>
    <w:qFormat/>
    <w:rsid w:val="00E50879"/>
    <w:pPr>
      <w:keepNext/>
      <w:spacing w:before="120" w:after="120" w:line="240" w:lineRule="auto"/>
    </w:pPr>
    <w:rPr>
      <w:rFonts w:ascii="Times New Roman Bold" w:eastAsia="MS Mincho" w:hAnsi="Times New Roman Bold" w:cs="Times New Roman"/>
      <w:b/>
      <w:caps/>
      <w:color w:val="000000"/>
      <w:sz w:val="21"/>
      <w:szCs w:val="20"/>
      <w:lang w:eastAsia="x-none"/>
    </w:rPr>
  </w:style>
  <w:style w:type="paragraph" w:customStyle="1" w:styleId="BMSJapanHeading2NoTOC">
    <w:name w:val="BMS Japan Heading 2 No TOC"/>
    <w:next w:val="BMSBodyText"/>
    <w:qFormat/>
    <w:rsid w:val="00E50879"/>
    <w:pPr>
      <w:keepNext/>
      <w:spacing w:before="120" w:after="120" w:line="240" w:lineRule="auto"/>
    </w:pPr>
    <w:rPr>
      <w:rFonts w:ascii="Times New Roman" w:eastAsia="MS Mincho" w:hAnsi="Times New Roman" w:cs="Times New Roman"/>
      <w:b/>
      <w:color w:val="000000"/>
      <w:sz w:val="21"/>
      <w:szCs w:val="20"/>
      <w:lang w:eastAsia="x-none"/>
    </w:rPr>
  </w:style>
  <w:style w:type="paragraph" w:customStyle="1" w:styleId="H5Placeholder">
    <w:name w:val="H5Placeholder"/>
    <w:basedOn w:val="Heading5"/>
    <w:next w:val="BMSBodyText"/>
    <w:qFormat/>
    <w:rsid w:val="00E50879"/>
  </w:style>
  <w:style w:type="paragraph" w:customStyle="1" w:styleId="H6Placeholder">
    <w:name w:val="H6Placeholder"/>
    <w:basedOn w:val="Heading6"/>
    <w:next w:val="BMSBodyText"/>
    <w:qFormat/>
    <w:rsid w:val="00E50879"/>
  </w:style>
  <w:style w:type="paragraph" w:customStyle="1" w:styleId="BMSLabelingHeading1">
    <w:name w:val="BMS Labeling Heading 1"/>
    <w:basedOn w:val="Normal"/>
    <w:next w:val="BMSBodyText"/>
    <w:qFormat/>
    <w:rsid w:val="00E50879"/>
    <w:pPr>
      <w:keepNext/>
      <w:keepLines/>
      <w:numPr>
        <w:numId w:val="30"/>
      </w:numPr>
      <w:tabs>
        <w:tab w:val="left" w:pos="1152"/>
      </w:tabs>
      <w:spacing w:before="120" w:after="120"/>
      <w:ind w:left="1152" w:hanging="1152"/>
      <w:outlineLvl w:val="0"/>
    </w:pPr>
    <w:rPr>
      <w:rFonts w:ascii="Arial" w:hAnsi="Arial" w:cs="Arial"/>
      <w:b/>
      <w:caps/>
      <w:sz w:val="24"/>
    </w:rPr>
  </w:style>
  <w:style w:type="paragraph" w:customStyle="1" w:styleId="BMSLabelingHeading2">
    <w:name w:val="BMS Labeling Heading 2"/>
    <w:basedOn w:val="Normal"/>
    <w:next w:val="BMSBodyText"/>
    <w:qFormat/>
    <w:rsid w:val="00E50879"/>
    <w:pPr>
      <w:keepNext/>
      <w:keepLines/>
      <w:numPr>
        <w:ilvl w:val="1"/>
        <w:numId w:val="30"/>
      </w:numPr>
      <w:tabs>
        <w:tab w:val="left" w:pos="1152"/>
      </w:tabs>
      <w:spacing w:before="120" w:after="120"/>
      <w:ind w:left="1152" w:hanging="1152"/>
      <w:outlineLvl w:val="1"/>
    </w:pPr>
    <w:rPr>
      <w:rFonts w:ascii="Arial" w:hAnsi="Arial" w:cs="Arial"/>
      <w:b/>
      <w:color w:val="000000"/>
      <w:sz w:val="24"/>
    </w:rPr>
  </w:style>
  <w:style w:type="paragraph" w:customStyle="1" w:styleId="BMSLabelingHeading30">
    <w:name w:val="BMS Labeling Heading 3"/>
    <w:next w:val="BMSBodyText"/>
    <w:qFormat/>
    <w:rsid w:val="00E50879"/>
    <w:pPr>
      <w:keepNext/>
      <w:keepLines/>
      <w:spacing w:before="120" w:after="120" w:line="240" w:lineRule="auto"/>
    </w:pPr>
    <w:rPr>
      <w:rFonts w:ascii="Arial" w:eastAsia="MS Mincho" w:hAnsi="Arial" w:cs="Arial"/>
      <w:color w:val="000000"/>
      <w:sz w:val="24"/>
      <w:szCs w:val="20"/>
      <w:lang w:val="x-none" w:eastAsia="x-none"/>
    </w:rPr>
  </w:style>
  <w:style w:type="paragraph" w:customStyle="1" w:styleId="BMSLabelingHeading40">
    <w:name w:val="BMS Labeling Heading 4"/>
    <w:next w:val="BMSBodyText"/>
    <w:qFormat/>
    <w:rsid w:val="00E50879"/>
    <w:pPr>
      <w:keepNext/>
      <w:keepLines/>
      <w:spacing w:before="120" w:after="120"/>
    </w:pPr>
    <w:rPr>
      <w:rFonts w:ascii="Arial" w:eastAsia="MS Mincho" w:hAnsi="Arial" w:cs="Arial"/>
      <w:i/>
      <w:color w:val="000000"/>
      <w:sz w:val="24"/>
      <w:szCs w:val="20"/>
      <w:lang w:val="x-none" w:eastAsia="x-none"/>
    </w:rPr>
  </w:style>
  <w:style w:type="paragraph" w:customStyle="1" w:styleId="BMSLabelingFPIBoxWarnBodyText">
    <w:name w:val="BMS_Labeling FPI Box Warn Body Text"/>
    <w:basedOn w:val="BMSLabelingFPIBoxWarn"/>
    <w:qFormat/>
    <w:rsid w:val="00E50879"/>
  </w:style>
  <w:style w:type="paragraph" w:customStyle="1" w:styleId="BMSJapanHeading5">
    <w:name w:val="BMS Japan Heading 5"/>
    <w:basedOn w:val="Heading5"/>
    <w:next w:val="BMSBodyText"/>
    <w:qFormat/>
    <w:rsid w:val="00E50879"/>
    <w:pPr>
      <w:ind w:left="1296" w:hanging="1296"/>
    </w:pPr>
  </w:style>
  <w:style w:type="paragraph" w:customStyle="1" w:styleId="BMSJapanHeading6">
    <w:name w:val="BMS Japan Heading 6"/>
    <w:basedOn w:val="Heading6"/>
    <w:next w:val="BMSBodyText"/>
    <w:qFormat/>
    <w:rsid w:val="00E50879"/>
    <w:pPr>
      <w:ind w:left="1440" w:hanging="1440"/>
    </w:pPr>
  </w:style>
  <w:style w:type="paragraph" w:customStyle="1" w:styleId="paragraph">
    <w:name w:val="paragraph"/>
    <w:basedOn w:val="Normal"/>
    <w:rsid w:val="009C6E8E"/>
    <w:pPr>
      <w:spacing w:before="100" w:beforeAutospacing="1" w:after="100" w:afterAutospacing="1"/>
    </w:pPr>
    <w:rPr>
      <w:rFonts w:eastAsia="Times New Roman"/>
      <w:sz w:val="24"/>
      <w:szCs w:val="24"/>
    </w:rPr>
  </w:style>
  <w:style w:type="character" w:customStyle="1" w:styleId="normaltextrun">
    <w:name w:val="normaltextrun"/>
    <w:basedOn w:val="DefaultParagraphFont"/>
    <w:rsid w:val="009C6E8E"/>
  </w:style>
  <w:style w:type="character" w:customStyle="1" w:styleId="eop">
    <w:name w:val="eop"/>
    <w:basedOn w:val="DefaultParagraphFont"/>
    <w:rsid w:val="009C6E8E"/>
  </w:style>
  <w:style w:type="paragraph" w:customStyle="1" w:styleId="Default">
    <w:name w:val="Default"/>
    <w:rsid w:val="009C6E8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randed">
    <w:name w:val="branded"/>
    <w:basedOn w:val="DefaultParagraphFont"/>
    <w:rsid w:val="00590232"/>
  </w:style>
  <w:style w:type="character" w:customStyle="1" w:styleId="UnresolvedMention1">
    <w:name w:val="Unresolved Mention1"/>
    <w:basedOn w:val="DefaultParagraphFont"/>
    <w:uiPriority w:val="99"/>
    <w:semiHidden/>
    <w:unhideWhenUsed/>
    <w:rsid w:val="00DE4954"/>
    <w:rPr>
      <w:color w:val="605E5C"/>
      <w:shd w:val="clear" w:color="auto" w:fill="E1DFDD"/>
    </w:rPr>
  </w:style>
  <w:style w:type="paragraph" w:customStyle="1" w:styleId="PaperBody">
    <w:name w:val="PaperBody"/>
    <w:basedOn w:val="Normal"/>
    <w:rsid w:val="000806C4"/>
    <w:pPr>
      <w:widowControl w:val="0"/>
      <w:spacing w:before="20"/>
    </w:pPr>
    <w:rPr>
      <w:rFonts w:ascii="Arial" w:eastAsia="Times New Roman" w:hAnsi="Arial"/>
      <w:sz w:val="18"/>
    </w:rPr>
  </w:style>
  <w:style w:type="paragraph" w:customStyle="1" w:styleId="Heading1-BMSHeading1UnNumbered">
    <w:name w:val="Heading 1 - BMS Heading 1 UnNumbered"/>
    <w:next w:val="BMSBodyText"/>
    <w:link w:val="Heading1-BMSHeading1UnNumberedChar"/>
    <w:qFormat/>
    <w:rsid w:val="00E50879"/>
    <w:pPr>
      <w:spacing w:after="0" w:line="240" w:lineRule="auto"/>
    </w:pPr>
    <w:rPr>
      <w:rFonts w:ascii="Arial" w:eastAsia="MS Mincho" w:hAnsi="Arial" w:cs="Times New Roman"/>
      <w:b/>
      <w:caps/>
      <w:color w:val="000000"/>
      <w:sz w:val="24"/>
      <w:szCs w:val="20"/>
      <w:lang w:eastAsia="x-none"/>
    </w:rPr>
  </w:style>
  <w:style w:type="character" w:customStyle="1" w:styleId="Heading1-BMSHeading1UnNumberedChar">
    <w:name w:val="Heading 1 - BMS Heading 1 UnNumbered Char"/>
    <w:basedOn w:val="DefaultParagraphFont"/>
    <w:link w:val="Heading1-BMSHeading1UnNumbered"/>
    <w:rsid w:val="00E50879"/>
    <w:rPr>
      <w:rFonts w:ascii="Arial" w:eastAsia="MS Mincho" w:hAnsi="Arial" w:cs="Times New Roman"/>
      <w:b/>
      <w:caps/>
      <w:color w:val="000000"/>
      <w:sz w:val="24"/>
      <w:szCs w:val="20"/>
      <w:lang w:eastAsia="x-none"/>
    </w:rPr>
  </w:style>
  <w:style w:type="paragraph" w:customStyle="1" w:styleId="Heading2-BMSHeading2UnNumbered">
    <w:name w:val="Heading 2 - BMS Heading 2 UnNumbered"/>
    <w:next w:val="BMSBodyText"/>
    <w:link w:val="Heading2-BMSHeading2UnNumberedChar"/>
    <w:qFormat/>
    <w:rsid w:val="00E50879"/>
    <w:pPr>
      <w:spacing w:after="0" w:line="240" w:lineRule="auto"/>
    </w:pPr>
    <w:rPr>
      <w:rFonts w:ascii="Arial" w:eastAsia="MS Mincho" w:hAnsi="Arial" w:cs="Times New Roman"/>
      <w:b/>
      <w:color w:val="000000"/>
      <w:sz w:val="24"/>
      <w:szCs w:val="20"/>
      <w:lang w:val="x-none" w:eastAsia="x-none"/>
    </w:rPr>
  </w:style>
  <w:style w:type="character" w:customStyle="1" w:styleId="Heading2-BMSHeading2UnNumberedChar">
    <w:name w:val="Heading 2 - BMS Heading 2 UnNumbered Char"/>
    <w:basedOn w:val="DefaultParagraphFont"/>
    <w:link w:val="Heading2-BMSHeading2UnNumbered"/>
    <w:rsid w:val="00E50879"/>
    <w:rPr>
      <w:rFonts w:ascii="Arial" w:eastAsia="MS Mincho" w:hAnsi="Arial" w:cs="Times New Roman"/>
      <w:b/>
      <w:color w:val="000000"/>
      <w:sz w:val="24"/>
      <w:szCs w:val="20"/>
      <w:lang w:val="x-none" w:eastAsia="x-none"/>
    </w:rPr>
  </w:style>
  <w:style w:type="paragraph" w:customStyle="1" w:styleId="Heading3-BMSHeading3UnNumbered">
    <w:name w:val="Heading 3 - BMS Heading 3 UnNumbered"/>
    <w:next w:val="BMSBodyText"/>
    <w:link w:val="Heading3-BMSHeading3UnNumberedChar"/>
    <w:qFormat/>
    <w:rsid w:val="00E50879"/>
    <w:pPr>
      <w:spacing w:after="0" w:line="240" w:lineRule="auto"/>
    </w:pPr>
    <w:rPr>
      <w:rFonts w:ascii="Arial" w:eastAsia="MS Mincho" w:hAnsi="Arial" w:cs="Times New Roman"/>
      <w:b/>
      <w:i/>
      <w:color w:val="000000"/>
      <w:sz w:val="24"/>
      <w:szCs w:val="20"/>
      <w:lang w:val="x-none" w:eastAsia="x-none"/>
    </w:rPr>
  </w:style>
  <w:style w:type="character" w:customStyle="1" w:styleId="Heading3-BMSHeading3UnNumberedChar">
    <w:name w:val="Heading 3 - BMS Heading 3 UnNumbered Char"/>
    <w:basedOn w:val="DefaultParagraphFont"/>
    <w:link w:val="Heading3-BMSHeading3UnNumbered"/>
    <w:rsid w:val="00E50879"/>
    <w:rPr>
      <w:rFonts w:ascii="Arial" w:eastAsia="MS Mincho" w:hAnsi="Arial" w:cs="Times New Roman"/>
      <w:b/>
      <w:i/>
      <w:color w:val="000000"/>
      <w:sz w:val="24"/>
      <w:szCs w:val="20"/>
      <w:lang w:val="x-none" w:eastAsia="x-none"/>
    </w:rPr>
  </w:style>
  <w:style w:type="paragraph" w:customStyle="1" w:styleId="Heading4-BMSHeading4UnNumbered">
    <w:name w:val="Heading 4 - BMS Heading 4 UnNumbered"/>
    <w:next w:val="BMSBodyText"/>
    <w:link w:val="Heading4-BMSHeading4UnNumberedChar"/>
    <w:qFormat/>
    <w:rsid w:val="00E50879"/>
    <w:pPr>
      <w:spacing w:after="0" w:line="240" w:lineRule="auto"/>
    </w:pPr>
    <w:rPr>
      <w:rFonts w:ascii="Arial" w:eastAsia="MS Mincho" w:hAnsi="Arial" w:cs="Arial"/>
      <w:b/>
      <w:i/>
      <w:color w:val="000000"/>
      <w:sz w:val="24"/>
      <w:szCs w:val="20"/>
      <w:lang w:val="x-none" w:eastAsia="x-none"/>
    </w:rPr>
  </w:style>
  <w:style w:type="character" w:customStyle="1" w:styleId="Heading4-BMSHeading4UnNumberedChar">
    <w:name w:val="Heading 4 - BMS Heading 4 UnNumbered Char"/>
    <w:basedOn w:val="DefaultParagraphFont"/>
    <w:link w:val="Heading4-BMSHeading4UnNumbered"/>
    <w:rsid w:val="00E50879"/>
    <w:rPr>
      <w:rFonts w:ascii="Arial" w:eastAsia="MS Mincho" w:hAnsi="Arial" w:cs="Arial"/>
      <w:b/>
      <w:i/>
      <w:color w:val="000000"/>
      <w:sz w:val="24"/>
      <w:szCs w:val="20"/>
      <w:lang w:val="x-none" w:eastAsia="x-none"/>
    </w:rPr>
  </w:style>
  <w:style w:type="character" w:customStyle="1" w:styleId="UnresolvedMention2">
    <w:name w:val="Unresolved Mention2"/>
    <w:basedOn w:val="DefaultParagraphFont"/>
    <w:uiPriority w:val="99"/>
    <w:semiHidden/>
    <w:unhideWhenUsed/>
    <w:rsid w:val="0066469D"/>
    <w:rPr>
      <w:color w:val="605E5C"/>
      <w:shd w:val="clear" w:color="auto" w:fill="E1DFDD"/>
    </w:rPr>
  </w:style>
  <w:style w:type="numbering" w:customStyle="1" w:styleId="Style1">
    <w:name w:val="Style1"/>
    <w:uiPriority w:val="99"/>
    <w:rsid w:val="00B133B8"/>
    <w:pPr>
      <w:numPr>
        <w:numId w:val="35"/>
      </w:numPr>
    </w:pPr>
  </w:style>
  <w:style w:type="character" w:customStyle="1" w:styleId="UnresolvedMention3">
    <w:name w:val="Unresolved Mention3"/>
    <w:basedOn w:val="DefaultParagraphFont"/>
    <w:uiPriority w:val="99"/>
    <w:semiHidden/>
    <w:unhideWhenUsed/>
    <w:rsid w:val="000C3843"/>
    <w:rPr>
      <w:color w:val="605E5C"/>
      <w:shd w:val="clear" w:color="auto" w:fill="E1DFDD"/>
    </w:rPr>
  </w:style>
  <w:style w:type="paragraph" w:customStyle="1" w:styleId="EndNoteBibliographyTitle">
    <w:name w:val="EndNote Bibliography Title"/>
    <w:basedOn w:val="Normal"/>
    <w:link w:val="EndNoteBibliographyTitleChar"/>
    <w:rsid w:val="00202195"/>
    <w:pPr>
      <w:jc w:val="center"/>
    </w:pPr>
    <w:rPr>
      <w:noProof/>
    </w:rPr>
  </w:style>
  <w:style w:type="character" w:customStyle="1" w:styleId="EndNoteBibliographyTitleChar">
    <w:name w:val="EndNote Bibliography Title Char"/>
    <w:basedOn w:val="DefaultParagraphFont"/>
    <w:link w:val="EndNoteBibliographyTitle"/>
    <w:rsid w:val="00202195"/>
    <w:rPr>
      <w:rFonts w:ascii="Times New Roman" w:eastAsia="MS Mincho" w:hAnsi="Times New Roman" w:cs="Times New Roman"/>
      <w:noProof/>
      <w:sz w:val="20"/>
      <w:szCs w:val="20"/>
    </w:rPr>
  </w:style>
  <w:style w:type="paragraph" w:customStyle="1" w:styleId="EndNoteBibliography">
    <w:name w:val="EndNote Bibliography"/>
    <w:basedOn w:val="Normal"/>
    <w:link w:val="EndNoteBibliographyChar"/>
    <w:rsid w:val="00202195"/>
    <w:rPr>
      <w:noProof/>
    </w:rPr>
  </w:style>
  <w:style w:type="character" w:customStyle="1" w:styleId="EndNoteBibliographyChar">
    <w:name w:val="EndNote Bibliography Char"/>
    <w:basedOn w:val="DefaultParagraphFont"/>
    <w:link w:val="EndNoteBibliography"/>
    <w:rsid w:val="00202195"/>
    <w:rPr>
      <w:rFonts w:ascii="Times New Roman" w:eastAsia="MS Mincho" w:hAnsi="Times New Roman" w:cs="Times New Roman"/>
      <w:noProof/>
      <w:sz w:val="20"/>
      <w:szCs w:val="20"/>
    </w:rPr>
  </w:style>
  <w:style w:type="character" w:styleId="UnresolvedMention">
    <w:name w:val="Unresolved Mention"/>
    <w:basedOn w:val="DefaultParagraphFont"/>
    <w:uiPriority w:val="99"/>
    <w:semiHidden/>
    <w:unhideWhenUsed/>
    <w:rsid w:val="007A0D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4751">
      <w:bodyDiv w:val="1"/>
      <w:marLeft w:val="0"/>
      <w:marRight w:val="0"/>
      <w:marTop w:val="0"/>
      <w:marBottom w:val="0"/>
      <w:divBdr>
        <w:top w:val="none" w:sz="0" w:space="0" w:color="auto"/>
        <w:left w:val="none" w:sz="0" w:space="0" w:color="auto"/>
        <w:bottom w:val="none" w:sz="0" w:space="0" w:color="auto"/>
        <w:right w:val="none" w:sz="0" w:space="0" w:color="auto"/>
      </w:divBdr>
    </w:div>
    <w:div w:id="11423699">
      <w:bodyDiv w:val="1"/>
      <w:marLeft w:val="0"/>
      <w:marRight w:val="0"/>
      <w:marTop w:val="0"/>
      <w:marBottom w:val="0"/>
      <w:divBdr>
        <w:top w:val="none" w:sz="0" w:space="0" w:color="auto"/>
        <w:left w:val="none" w:sz="0" w:space="0" w:color="auto"/>
        <w:bottom w:val="none" w:sz="0" w:space="0" w:color="auto"/>
        <w:right w:val="none" w:sz="0" w:space="0" w:color="auto"/>
      </w:divBdr>
    </w:div>
    <w:div w:id="42221736">
      <w:bodyDiv w:val="1"/>
      <w:marLeft w:val="0"/>
      <w:marRight w:val="0"/>
      <w:marTop w:val="0"/>
      <w:marBottom w:val="0"/>
      <w:divBdr>
        <w:top w:val="none" w:sz="0" w:space="0" w:color="auto"/>
        <w:left w:val="none" w:sz="0" w:space="0" w:color="auto"/>
        <w:bottom w:val="none" w:sz="0" w:space="0" w:color="auto"/>
        <w:right w:val="none" w:sz="0" w:space="0" w:color="auto"/>
      </w:divBdr>
    </w:div>
    <w:div w:id="64884529">
      <w:bodyDiv w:val="1"/>
      <w:marLeft w:val="0"/>
      <w:marRight w:val="0"/>
      <w:marTop w:val="0"/>
      <w:marBottom w:val="0"/>
      <w:divBdr>
        <w:top w:val="none" w:sz="0" w:space="0" w:color="auto"/>
        <w:left w:val="none" w:sz="0" w:space="0" w:color="auto"/>
        <w:bottom w:val="none" w:sz="0" w:space="0" w:color="auto"/>
        <w:right w:val="none" w:sz="0" w:space="0" w:color="auto"/>
      </w:divBdr>
    </w:div>
    <w:div w:id="76637131">
      <w:bodyDiv w:val="1"/>
      <w:marLeft w:val="0"/>
      <w:marRight w:val="0"/>
      <w:marTop w:val="0"/>
      <w:marBottom w:val="0"/>
      <w:divBdr>
        <w:top w:val="none" w:sz="0" w:space="0" w:color="auto"/>
        <w:left w:val="none" w:sz="0" w:space="0" w:color="auto"/>
        <w:bottom w:val="none" w:sz="0" w:space="0" w:color="auto"/>
        <w:right w:val="none" w:sz="0" w:space="0" w:color="auto"/>
      </w:divBdr>
      <w:divsChild>
        <w:div w:id="663356359">
          <w:marLeft w:val="547"/>
          <w:marRight w:val="0"/>
          <w:marTop w:val="0"/>
          <w:marBottom w:val="120"/>
          <w:divBdr>
            <w:top w:val="none" w:sz="0" w:space="0" w:color="auto"/>
            <w:left w:val="none" w:sz="0" w:space="0" w:color="auto"/>
            <w:bottom w:val="none" w:sz="0" w:space="0" w:color="auto"/>
            <w:right w:val="none" w:sz="0" w:space="0" w:color="auto"/>
          </w:divBdr>
        </w:div>
      </w:divsChild>
    </w:div>
    <w:div w:id="97725028">
      <w:bodyDiv w:val="1"/>
      <w:marLeft w:val="0"/>
      <w:marRight w:val="0"/>
      <w:marTop w:val="0"/>
      <w:marBottom w:val="0"/>
      <w:divBdr>
        <w:top w:val="none" w:sz="0" w:space="0" w:color="auto"/>
        <w:left w:val="none" w:sz="0" w:space="0" w:color="auto"/>
        <w:bottom w:val="none" w:sz="0" w:space="0" w:color="auto"/>
        <w:right w:val="none" w:sz="0" w:space="0" w:color="auto"/>
      </w:divBdr>
    </w:div>
    <w:div w:id="114325490">
      <w:bodyDiv w:val="1"/>
      <w:marLeft w:val="0"/>
      <w:marRight w:val="0"/>
      <w:marTop w:val="0"/>
      <w:marBottom w:val="0"/>
      <w:divBdr>
        <w:top w:val="none" w:sz="0" w:space="0" w:color="auto"/>
        <w:left w:val="none" w:sz="0" w:space="0" w:color="auto"/>
        <w:bottom w:val="none" w:sz="0" w:space="0" w:color="auto"/>
        <w:right w:val="none" w:sz="0" w:space="0" w:color="auto"/>
      </w:divBdr>
    </w:div>
    <w:div w:id="127281050">
      <w:bodyDiv w:val="1"/>
      <w:marLeft w:val="0"/>
      <w:marRight w:val="0"/>
      <w:marTop w:val="0"/>
      <w:marBottom w:val="0"/>
      <w:divBdr>
        <w:top w:val="none" w:sz="0" w:space="0" w:color="auto"/>
        <w:left w:val="none" w:sz="0" w:space="0" w:color="auto"/>
        <w:bottom w:val="none" w:sz="0" w:space="0" w:color="auto"/>
        <w:right w:val="none" w:sz="0" w:space="0" w:color="auto"/>
      </w:divBdr>
    </w:div>
    <w:div w:id="129061107">
      <w:bodyDiv w:val="1"/>
      <w:marLeft w:val="0"/>
      <w:marRight w:val="0"/>
      <w:marTop w:val="0"/>
      <w:marBottom w:val="0"/>
      <w:divBdr>
        <w:top w:val="none" w:sz="0" w:space="0" w:color="auto"/>
        <w:left w:val="none" w:sz="0" w:space="0" w:color="auto"/>
        <w:bottom w:val="none" w:sz="0" w:space="0" w:color="auto"/>
        <w:right w:val="none" w:sz="0" w:space="0" w:color="auto"/>
      </w:divBdr>
      <w:divsChild>
        <w:div w:id="307516929">
          <w:marLeft w:val="0"/>
          <w:marRight w:val="0"/>
          <w:marTop w:val="0"/>
          <w:marBottom w:val="0"/>
          <w:divBdr>
            <w:top w:val="none" w:sz="0" w:space="0" w:color="auto"/>
            <w:left w:val="none" w:sz="0" w:space="0" w:color="auto"/>
            <w:bottom w:val="none" w:sz="0" w:space="0" w:color="auto"/>
            <w:right w:val="none" w:sz="0" w:space="0" w:color="auto"/>
          </w:divBdr>
          <w:divsChild>
            <w:div w:id="1748265888">
              <w:marLeft w:val="0"/>
              <w:marRight w:val="0"/>
              <w:marTop w:val="0"/>
              <w:marBottom w:val="0"/>
              <w:divBdr>
                <w:top w:val="none" w:sz="0" w:space="0" w:color="auto"/>
                <w:left w:val="none" w:sz="0" w:space="0" w:color="auto"/>
                <w:bottom w:val="none" w:sz="0" w:space="0" w:color="auto"/>
                <w:right w:val="none" w:sz="0" w:space="0" w:color="auto"/>
              </w:divBdr>
              <w:divsChild>
                <w:div w:id="11224395">
                  <w:marLeft w:val="0"/>
                  <w:marRight w:val="0"/>
                  <w:marTop w:val="0"/>
                  <w:marBottom w:val="0"/>
                  <w:divBdr>
                    <w:top w:val="none" w:sz="0" w:space="0" w:color="auto"/>
                    <w:left w:val="none" w:sz="0" w:space="0" w:color="auto"/>
                    <w:bottom w:val="none" w:sz="0" w:space="0" w:color="auto"/>
                    <w:right w:val="none" w:sz="0" w:space="0" w:color="auto"/>
                  </w:divBdr>
                  <w:divsChild>
                    <w:div w:id="1536961125">
                      <w:marLeft w:val="0"/>
                      <w:marRight w:val="0"/>
                      <w:marTop w:val="0"/>
                      <w:marBottom w:val="0"/>
                      <w:divBdr>
                        <w:top w:val="none" w:sz="0" w:space="0" w:color="auto"/>
                        <w:left w:val="none" w:sz="0" w:space="0" w:color="auto"/>
                        <w:bottom w:val="none" w:sz="0" w:space="0" w:color="auto"/>
                        <w:right w:val="none" w:sz="0" w:space="0" w:color="auto"/>
                      </w:divBdr>
                      <w:divsChild>
                        <w:div w:id="8722933">
                          <w:marLeft w:val="0"/>
                          <w:marRight w:val="0"/>
                          <w:marTop w:val="0"/>
                          <w:marBottom w:val="0"/>
                          <w:divBdr>
                            <w:top w:val="none" w:sz="0" w:space="0" w:color="auto"/>
                            <w:left w:val="none" w:sz="0" w:space="0" w:color="auto"/>
                            <w:bottom w:val="none" w:sz="0" w:space="0" w:color="auto"/>
                            <w:right w:val="none" w:sz="0" w:space="0" w:color="auto"/>
                          </w:divBdr>
                          <w:divsChild>
                            <w:div w:id="1860270248">
                              <w:marLeft w:val="0"/>
                              <w:marRight w:val="0"/>
                              <w:marTop w:val="0"/>
                              <w:marBottom w:val="0"/>
                              <w:divBdr>
                                <w:top w:val="none" w:sz="0" w:space="0" w:color="auto"/>
                                <w:left w:val="none" w:sz="0" w:space="0" w:color="auto"/>
                                <w:bottom w:val="none" w:sz="0" w:space="0" w:color="auto"/>
                                <w:right w:val="none" w:sz="0" w:space="0" w:color="auto"/>
                              </w:divBdr>
                              <w:divsChild>
                                <w:div w:id="1165517216">
                                  <w:marLeft w:val="0"/>
                                  <w:marRight w:val="0"/>
                                  <w:marTop w:val="0"/>
                                  <w:marBottom w:val="0"/>
                                  <w:divBdr>
                                    <w:top w:val="none" w:sz="0" w:space="0" w:color="auto"/>
                                    <w:left w:val="none" w:sz="0" w:space="0" w:color="auto"/>
                                    <w:bottom w:val="none" w:sz="0" w:space="0" w:color="auto"/>
                                    <w:right w:val="none" w:sz="0" w:space="0" w:color="auto"/>
                                  </w:divBdr>
                                  <w:divsChild>
                                    <w:div w:id="1995524306">
                                      <w:marLeft w:val="0"/>
                                      <w:marRight w:val="0"/>
                                      <w:marTop w:val="0"/>
                                      <w:marBottom w:val="0"/>
                                      <w:divBdr>
                                        <w:top w:val="none" w:sz="0" w:space="0" w:color="auto"/>
                                        <w:left w:val="none" w:sz="0" w:space="0" w:color="auto"/>
                                        <w:bottom w:val="none" w:sz="0" w:space="0" w:color="auto"/>
                                        <w:right w:val="none" w:sz="0" w:space="0" w:color="auto"/>
                                      </w:divBdr>
                                      <w:divsChild>
                                        <w:div w:id="1489900115">
                                          <w:marLeft w:val="0"/>
                                          <w:marRight w:val="0"/>
                                          <w:marTop w:val="0"/>
                                          <w:marBottom w:val="0"/>
                                          <w:divBdr>
                                            <w:top w:val="none" w:sz="0" w:space="0" w:color="auto"/>
                                            <w:left w:val="none" w:sz="0" w:space="0" w:color="auto"/>
                                            <w:bottom w:val="none" w:sz="0" w:space="0" w:color="auto"/>
                                            <w:right w:val="none" w:sz="0" w:space="0" w:color="auto"/>
                                          </w:divBdr>
                                          <w:divsChild>
                                            <w:div w:id="368605201">
                                              <w:marLeft w:val="0"/>
                                              <w:marRight w:val="0"/>
                                              <w:marTop w:val="0"/>
                                              <w:marBottom w:val="0"/>
                                              <w:divBdr>
                                                <w:top w:val="none" w:sz="0" w:space="0" w:color="auto"/>
                                                <w:left w:val="none" w:sz="0" w:space="0" w:color="auto"/>
                                                <w:bottom w:val="none" w:sz="0" w:space="0" w:color="auto"/>
                                                <w:right w:val="none" w:sz="0" w:space="0" w:color="auto"/>
                                              </w:divBdr>
                                              <w:divsChild>
                                                <w:div w:id="1356272388">
                                                  <w:marLeft w:val="0"/>
                                                  <w:marRight w:val="0"/>
                                                  <w:marTop w:val="0"/>
                                                  <w:marBottom w:val="0"/>
                                                  <w:divBdr>
                                                    <w:top w:val="none" w:sz="0" w:space="0" w:color="auto"/>
                                                    <w:left w:val="none" w:sz="0" w:space="0" w:color="auto"/>
                                                    <w:bottom w:val="none" w:sz="0" w:space="0" w:color="auto"/>
                                                    <w:right w:val="none" w:sz="0" w:space="0" w:color="auto"/>
                                                  </w:divBdr>
                                                  <w:divsChild>
                                                    <w:div w:id="777871746">
                                                      <w:marLeft w:val="0"/>
                                                      <w:marRight w:val="0"/>
                                                      <w:marTop w:val="0"/>
                                                      <w:marBottom w:val="0"/>
                                                      <w:divBdr>
                                                        <w:top w:val="none" w:sz="0" w:space="0" w:color="auto"/>
                                                        <w:left w:val="none" w:sz="0" w:space="0" w:color="auto"/>
                                                        <w:bottom w:val="none" w:sz="0" w:space="0" w:color="auto"/>
                                                        <w:right w:val="none" w:sz="0" w:space="0" w:color="auto"/>
                                                      </w:divBdr>
                                                      <w:divsChild>
                                                        <w:div w:id="880552430">
                                                          <w:marLeft w:val="0"/>
                                                          <w:marRight w:val="0"/>
                                                          <w:marTop w:val="0"/>
                                                          <w:marBottom w:val="0"/>
                                                          <w:divBdr>
                                                            <w:top w:val="none" w:sz="0" w:space="0" w:color="auto"/>
                                                            <w:left w:val="none" w:sz="0" w:space="0" w:color="auto"/>
                                                            <w:bottom w:val="none" w:sz="0" w:space="0" w:color="auto"/>
                                                            <w:right w:val="none" w:sz="0" w:space="0" w:color="auto"/>
                                                          </w:divBdr>
                                                          <w:divsChild>
                                                            <w:div w:id="1129084787">
                                                              <w:marLeft w:val="0"/>
                                                              <w:marRight w:val="0"/>
                                                              <w:marTop w:val="0"/>
                                                              <w:marBottom w:val="0"/>
                                                              <w:divBdr>
                                                                <w:top w:val="none" w:sz="0" w:space="0" w:color="auto"/>
                                                                <w:left w:val="none" w:sz="0" w:space="0" w:color="auto"/>
                                                                <w:bottom w:val="none" w:sz="0" w:space="0" w:color="auto"/>
                                                                <w:right w:val="none" w:sz="0" w:space="0" w:color="auto"/>
                                                              </w:divBdr>
                                                              <w:divsChild>
                                                                <w:div w:id="1835533441">
                                                                  <w:marLeft w:val="0"/>
                                                                  <w:marRight w:val="0"/>
                                                                  <w:marTop w:val="15"/>
                                                                  <w:marBottom w:val="0"/>
                                                                  <w:divBdr>
                                                                    <w:top w:val="none" w:sz="0" w:space="0" w:color="auto"/>
                                                                    <w:left w:val="none" w:sz="0" w:space="0" w:color="auto"/>
                                                                    <w:bottom w:val="none" w:sz="0" w:space="0" w:color="auto"/>
                                                                    <w:right w:val="none" w:sz="0" w:space="0" w:color="auto"/>
                                                                  </w:divBdr>
                                                                  <w:divsChild>
                                                                    <w:div w:id="794786420">
                                                                      <w:marLeft w:val="0"/>
                                                                      <w:marRight w:val="0"/>
                                                                      <w:marTop w:val="0"/>
                                                                      <w:marBottom w:val="0"/>
                                                                      <w:divBdr>
                                                                        <w:top w:val="none" w:sz="0" w:space="0" w:color="auto"/>
                                                                        <w:left w:val="none" w:sz="0" w:space="0" w:color="auto"/>
                                                                        <w:bottom w:val="none" w:sz="0" w:space="0" w:color="auto"/>
                                                                        <w:right w:val="none" w:sz="0" w:space="0" w:color="auto"/>
                                                                      </w:divBdr>
                                                                      <w:divsChild>
                                                                        <w:div w:id="205258826">
                                                                          <w:marLeft w:val="0"/>
                                                                          <w:marRight w:val="0"/>
                                                                          <w:marTop w:val="0"/>
                                                                          <w:marBottom w:val="0"/>
                                                                          <w:divBdr>
                                                                            <w:top w:val="none" w:sz="0" w:space="0" w:color="auto"/>
                                                                            <w:left w:val="none" w:sz="0" w:space="0" w:color="auto"/>
                                                                            <w:bottom w:val="none" w:sz="0" w:space="0" w:color="auto"/>
                                                                            <w:right w:val="none" w:sz="0" w:space="0" w:color="auto"/>
                                                                          </w:divBdr>
                                                                        </w:div>
                                                                        <w:div w:id="372271364">
                                                                          <w:marLeft w:val="0"/>
                                                                          <w:marRight w:val="0"/>
                                                                          <w:marTop w:val="0"/>
                                                                          <w:marBottom w:val="0"/>
                                                                          <w:divBdr>
                                                                            <w:top w:val="none" w:sz="0" w:space="0" w:color="auto"/>
                                                                            <w:left w:val="none" w:sz="0" w:space="0" w:color="auto"/>
                                                                            <w:bottom w:val="none" w:sz="0" w:space="0" w:color="auto"/>
                                                                            <w:right w:val="none" w:sz="0" w:space="0" w:color="auto"/>
                                                                          </w:divBdr>
                                                                        </w:div>
                                                                        <w:div w:id="1075932818">
                                                                          <w:marLeft w:val="0"/>
                                                                          <w:marRight w:val="0"/>
                                                                          <w:marTop w:val="0"/>
                                                                          <w:marBottom w:val="0"/>
                                                                          <w:divBdr>
                                                                            <w:top w:val="none" w:sz="0" w:space="0" w:color="auto"/>
                                                                            <w:left w:val="none" w:sz="0" w:space="0" w:color="auto"/>
                                                                            <w:bottom w:val="none" w:sz="0" w:space="0" w:color="auto"/>
                                                                            <w:right w:val="none" w:sz="0" w:space="0" w:color="auto"/>
                                                                          </w:divBdr>
                                                                        </w:div>
                                                                        <w:div w:id="1813134248">
                                                                          <w:marLeft w:val="0"/>
                                                                          <w:marRight w:val="0"/>
                                                                          <w:marTop w:val="0"/>
                                                                          <w:marBottom w:val="0"/>
                                                                          <w:divBdr>
                                                                            <w:top w:val="none" w:sz="0" w:space="0" w:color="auto"/>
                                                                            <w:left w:val="none" w:sz="0" w:space="0" w:color="auto"/>
                                                                            <w:bottom w:val="none" w:sz="0" w:space="0" w:color="auto"/>
                                                                            <w:right w:val="none" w:sz="0" w:space="0" w:color="auto"/>
                                                                          </w:divBdr>
                                                                        </w:div>
                                                                        <w:div w:id="188128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3885176">
      <w:bodyDiv w:val="1"/>
      <w:marLeft w:val="0"/>
      <w:marRight w:val="0"/>
      <w:marTop w:val="0"/>
      <w:marBottom w:val="0"/>
      <w:divBdr>
        <w:top w:val="none" w:sz="0" w:space="0" w:color="auto"/>
        <w:left w:val="none" w:sz="0" w:space="0" w:color="auto"/>
        <w:bottom w:val="none" w:sz="0" w:space="0" w:color="auto"/>
        <w:right w:val="none" w:sz="0" w:space="0" w:color="auto"/>
      </w:divBdr>
    </w:div>
    <w:div w:id="211500246">
      <w:bodyDiv w:val="1"/>
      <w:marLeft w:val="0"/>
      <w:marRight w:val="0"/>
      <w:marTop w:val="0"/>
      <w:marBottom w:val="0"/>
      <w:divBdr>
        <w:top w:val="none" w:sz="0" w:space="0" w:color="auto"/>
        <w:left w:val="none" w:sz="0" w:space="0" w:color="auto"/>
        <w:bottom w:val="none" w:sz="0" w:space="0" w:color="auto"/>
        <w:right w:val="none" w:sz="0" w:space="0" w:color="auto"/>
      </w:divBdr>
      <w:divsChild>
        <w:div w:id="1109545873">
          <w:marLeft w:val="274"/>
          <w:marRight w:val="0"/>
          <w:marTop w:val="0"/>
          <w:marBottom w:val="120"/>
          <w:divBdr>
            <w:top w:val="none" w:sz="0" w:space="0" w:color="auto"/>
            <w:left w:val="none" w:sz="0" w:space="0" w:color="auto"/>
            <w:bottom w:val="none" w:sz="0" w:space="0" w:color="auto"/>
            <w:right w:val="none" w:sz="0" w:space="0" w:color="auto"/>
          </w:divBdr>
        </w:div>
      </w:divsChild>
    </w:div>
    <w:div w:id="266734681">
      <w:bodyDiv w:val="1"/>
      <w:marLeft w:val="0"/>
      <w:marRight w:val="0"/>
      <w:marTop w:val="0"/>
      <w:marBottom w:val="0"/>
      <w:divBdr>
        <w:top w:val="none" w:sz="0" w:space="0" w:color="auto"/>
        <w:left w:val="none" w:sz="0" w:space="0" w:color="auto"/>
        <w:bottom w:val="none" w:sz="0" w:space="0" w:color="auto"/>
        <w:right w:val="none" w:sz="0" w:space="0" w:color="auto"/>
      </w:divBdr>
    </w:div>
    <w:div w:id="281040376">
      <w:bodyDiv w:val="1"/>
      <w:marLeft w:val="0"/>
      <w:marRight w:val="0"/>
      <w:marTop w:val="0"/>
      <w:marBottom w:val="0"/>
      <w:divBdr>
        <w:top w:val="none" w:sz="0" w:space="0" w:color="auto"/>
        <w:left w:val="none" w:sz="0" w:space="0" w:color="auto"/>
        <w:bottom w:val="none" w:sz="0" w:space="0" w:color="auto"/>
        <w:right w:val="none" w:sz="0" w:space="0" w:color="auto"/>
      </w:divBdr>
    </w:div>
    <w:div w:id="283579484">
      <w:bodyDiv w:val="1"/>
      <w:marLeft w:val="0"/>
      <w:marRight w:val="0"/>
      <w:marTop w:val="0"/>
      <w:marBottom w:val="0"/>
      <w:divBdr>
        <w:top w:val="none" w:sz="0" w:space="0" w:color="auto"/>
        <w:left w:val="none" w:sz="0" w:space="0" w:color="auto"/>
        <w:bottom w:val="none" w:sz="0" w:space="0" w:color="auto"/>
        <w:right w:val="none" w:sz="0" w:space="0" w:color="auto"/>
      </w:divBdr>
      <w:divsChild>
        <w:div w:id="1002077326">
          <w:marLeft w:val="0"/>
          <w:marRight w:val="0"/>
          <w:marTop w:val="0"/>
          <w:marBottom w:val="0"/>
          <w:divBdr>
            <w:top w:val="none" w:sz="0" w:space="0" w:color="auto"/>
            <w:left w:val="none" w:sz="0" w:space="0" w:color="auto"/>
            <w:bottom w:val="none" w:sz="0" w:space="0" w:color="auto"/>
            <w:right w:val="none" w:sz="0" w:space="0" w:color="auto"/>
          </w:divBdr>
          <w:divsChild>
            <w:div w:id="1968314571">
              <w:marLeft w:val="0"/>
              <w:marRight w:val="0"/>
              <w:marTop w:val="0"/>
              <w:marBottom w:val="0"/>
              <w:divBdr>
                <w:top w:val="none" w:sz="0" w:space="0" w:color="auto"/>
                <w:left w:val="none" w:sz="0" w:space="0" w:color="auto"/>
                <w:bottom w:val="none" w:sz="0" w:space="0" w:color="auto"/>
                <w:right w:val="none" w:sz="0" w:space="0" w:color="auto"/>
              </w:divBdr>
              <w:divsChild>
                <w:div w:id="1197546908">
                  <w:marLeft w:val="0"/>
                  <w:marRight w:val="0"/>
                  <w:marTop w:val="0"/>
                  <w:marBottom w:val="0"/>
                  <w:divBdr>
                    <w:top w:val="none" w:sz="0" w:space="0" w:color="auto"/>
                    <w:left w:val="none" w:sz="0" w:space="0" w:color="auto"/>
                    <w:bottom w:val="none" w:sz="0" w:space="0" w:color="auto"/>
                    <w:right w:val="none" w:sz="0" w:space="0" w:color="auto"/>
                  </w:divBdr>
                  <w:divsChild>
                    <w:div w:id="880748275">
                      <w:marLeft w:val="0"/>
                      <w:marRight w:val="0"/>
                      <w:marTop w:val="0"/>
                      <w:marBottom w:val="0"/>
                      <w:divBdr>
                        <w:top w:val="none" w:sz="0" w:space="0" w:color="auto"/>
                        <w:left w:val="none" w:sz="0" w:space="0" w:color="auto"/>
                        <w:bottom w:val="none" w:sz="0" w:space="0" w:color="auto"/>
                        <w:right w:val="none" w:sz="0" w:space="0" w:color="auto"/>
                      </w:divBdr>
                      <w:divsChild>
                        <w:div w:id="476653776">
                          <w:marLeft w:val="0"/>
                          <w:marRight w:val="0"/>
                          <w:marTop w:val="0"/>
                          <w:marBottom w:val="0"/>
                          <w:divBdr>
                            <w:top w:val="none" w:sz="0" w:space="0" w:color="auto"/>
                            <w:left w:val="none" w:sz="0" w:space="0" w:color="auto"/>
                            <w:bottom w:val="none" w:sz="0" w:space="0" w:color="auto"/>
                            <w:right w:val="none" w:sz="0" w:space="0" w:color="auto"/>
                          </w:divBdr>
                          <w:divsChild>
                            <w:div w:id="604848910">
                              <w:marLeft w:val="0"/>
                              <w:marRight w:val="0"/>
                              <w:marTop w:val="0"/>
                              <w:marBottom w:val="0"/>
                              <w:divBdr>
                                <w:top w:val="none" w:sz="0" w:space="0" w:color="auto"/>
                                <w:left w:val="none" w:sz="0" w:space="0" w:color="auto"/>
                                <w:bottom w:val="none" w:sz="0" w:space="0" w:color="auto"/>
                                <w:right w:val="none" w:sz="0" w:space="0" w:color="auto"/>
                              </w:divBdr>
                              <w:divsChild>
                                <w:div w:id="1955012361">
                                  <w:marLeft w:val="0"/>
                                  <w:marRight w:val="0"/>
                                  <w:marTop w:val="0"/>
                                  <w:marBottom w:val="0"/>
                                  <w:divBdr>
                                    <w:top w:val="none" w:sz="0" w:space="0" w:color="auto"/>
                                    <w:left w:val="none" w:sz="0" w:space="0" w:color="auto"/>
                                    <w:bottom w:val="none" w:sz="0" w:space="0" w:color="auto"/>
                                    <w:right w:val="none" w:sz="0" w:space="0" w:color="auto"/>
                                  </w:divBdr>
                                  <w:divsChild>
                                    <w:div w:id="821584599">
                                      <w:marLeft w:val="0"/>
                                      <w:marRight w:val="0"/>
                                      <w:marTop w:val="0"/>
                                      <w:marBottom w:val="0"/>
                                      <w:divBdr>
                                        <w:top w:val="none" w:sz="0" w:space="0" w:color="auto"/>
                                        <w:left w:val="none" w:sz="0" w:space="0" w:color="auto"/>
                                        <w:bottom w:val="none" w:sz="0" w:space="0" w:color="auto"/>
                                        <w:right w:val="none" w:sz="0" w:space="0" w:color="auto"/>
                                      </w:divBdr>
                                      <w:divsChild>
                                        <w:div w:id="2084448163">
                                          <w:marLeft w:val="0"/>
                                          <w:marRight w:val="0"/>
                                          <w:marTop w:val="0"/>
                                          <w:marBottom w:val="0"/>
                                          <w:divBdr>
                                            <w:top w:val="none" w:sz="0" w:space="0" w:color="auto"/>
                                            <w:left w:val="none" w:sz="0" w:space="0" w:color="auto"/>
                                            <w:bottom w:val="none" w:sz="0" w:space="0" w:color="auto"/>
                                            <w:right w:val="none" w:sz="0" w:space="0" w:color="auto"/>
                                          </w:divBdr>
                                          <w:divsChild>
                                            <w:div w:id="1004480311">
                                              <w:marLeft w:val="0"/>
                                              <w:marRight w:val="0"/>
                                              <w:marTop w:val="0"/>
                                              <w:marBottom w:val="0"/>
                                              <w:divBdr>
                                                <w:top w:val="none" w:sz="0" w:space="0" w:color="auto"/>
                                                <w:left w:val="none" w:sz="0" w:space="0" w:color="auto"/>
                                                <w:bottom w:val="none" w:sz="0" w:space="0" w:color="auto"/>
                                                <w:right w:val="none" w:sz="0" w:space="0" w:color="auto"/>
                                              </w:divBdr>
                                              <w:divsChild>
                                                <w:div w:id="756706960">
                                                  <w:marLeft w:val="0"/>
                                                  <w:marRight w:val="0"/>
                                                  <w:marTop w:val="0"/>
                                                  <w:marBottom w:val="0"/>
                                                  <w:divBdr>
                                                    <w:top w:val="none" w:sz="0" w:space="0" w:color="auto"/>
                                                    <w:left w:val="none" w:sz="0" w:space="0" w:color="auto"/>
                                                    <w:bottom w:val="none" w:sz="0" w:space="0" w:color="auto"/>
                                                    <w:right w:val="none" w:sz="0" w:space="0" w:color="auto"/>
                                                  </w:divBdr>
                                                  <w:divsChild>
                                                    <w:div w:id="54861062">
                                                      <w:marLeft w:val="0"/>
                                                      <w:marRight w:val="0"/>
                                                      <w:marTop w:val="0"/>
                                                      <w:marBottom w:val="0"/>
                                                      <w:divBdr>
                                                        <w:top w:val="none" w:sz="0" w:space="0" w:color="auto"/>
                                                        <w:left w:val="none" w:sz="0" w:space="0" w:color="auto"/>
                                                        <w:bottom w:val="none" w:sz="0" w:space="0" w:color="auto"/>
                                                        <w:right w:val="none" w:sz="0" w:space="0" w:color="auto"/>
                                                      </w:divBdr>
                                                    </w:div>
                                                    <w:div w:id="74976737">
                                                      <w:marLeft w:val="0"/>
                                                      <w:marRight w:val="0"/>
                                                      <w:marTop w:val="0"/>
                                                      <w:marBottom w:val="0"/>
                                                      <w:divBdr>
                                                        <w:top w:val="none" w:sz="0" w:space="0" w:color="auto"/>
                                                        <w:left w:val="none" w:sz="0" w:space="0" w:color="auto"/>
                                                        <w:bottom w:val="none" w:sz="0" w:space="0" w:color="auto"/>
                                                        <w:right w:val="none" w:sz="0" w:space="0" w:color="auto"/>
                                                      </w:divBdr>
                                                    </w:div>
                                                    <w:div w:id="131989697">
                                                      <w:marLeft w:val="0"/>
                                                      <w:marRight w:val="0"/>
                                                      <w:marTop w:val="0"/>
                                                      <w:marBottom w:val="0"/>
                                                      <w:divBdr>
                                                        <w:top w:val="none" w:sz="0" w:space="0" w:color="auto"/>
                                                        <w:left w:val="none" w:sz="0" w:space="0" w:color="auto"/>
                                                        <w:bottom w:val="none" w:sz="0" w:space="0" w:color="auto"/>
                                                        <w:right w:val="none" w:sz="0" w:space="0" w:color="auto"/>
                                                      </w:divBdr>
                                                    </w:div>
                                                    <w:div w:id="137698260">
                                                      <w:marLeft w:val="0"/>
                                                      <w:marRight w:val="0"/>
                                                      <w:marTop w:val="0"/>
                                                      <w:marBottom w:val="0"/>
                                                      <w:divBdr>
                                                        <w:top w:val="none" w:sz="0" w:space="0" w:color="auto"/>
                                                        <w:left w:val="none" w:sz="0" w:space="0" w:color="auto"/>
                                                        <w:bottom w:val="none" w:sz="0" w:space="0" w:color="auto"/>
                                                        <w:right w:val="none" w:sz="0" w:space="0" w:color="auto"/>
                                                      </w:divBdr>
                                                    </w:div>
                                                    <w:div w:id="166751397">
                                                      <w:marLeft w:val="0"/>
                                                      <w:marRight w:val="0"/>
                                                      <w:marTop w:val="0"/>
                                                      <w:marBottom w:val="0"/>
                                                      <w:divBdr>
                                                        <w:top w:val="none" w:sz="0" w:space="0" w:color="auto"/>
                                                        <w:left w:val="none" w:sz="0" w:space="0" w:color="auto"/>
                                                        <w:bottom w:val="none" w:sz="0" w:space="0" w:color="auto"/>
                                                        <w:right w:val="none" w:sz="0" w:space="0" w:color="auto"/>
                                                      </w:divBdr>
                                                    </w:div>
                                                    <w:div w:id="167016056">
                                                      <w:marLeft w:val="0"/>
                                                      <w:marRight w:val="0"/>
                                                      <w:marTop w:val="0"/>
                                                      <w:marBottom w:val="0"/>
                                                      <w:divBdr>
                                                        <w:top w:val="none" w:sz="0" w:space="0" w:color="auto"/>
                                                        <w:left w:val="none" w:sz="0" w:space="0" w:color="auto"/>
                                                        <w:bottom w:val="none" w:sz="0" w:space="0" w:color="auto"/>
                                                        <w:right w:val="none" w:sz="0" w:space="0" w:color="auto"/>
                                                      </w:divBdr>
                                                    </w:div>
                                                    <w:div w:id="170030597">
                                                      <w:marLeft w:val="0"/>
                                                      <w:marRight w:val="0"/>
                                                      <w:marTop w:val="0"/>
                                                      <w:marBottom w:val="0"/>
                                                      <w:divBdr>
                                                        <w:top w:val="none" w:sz="0" w:space="0" w:color="auto"/>
                                                        <w:left w:val="none" w:sz="0" w:space="0" w:color="auto"/>
                                                        <w:bottom w:val="none" w:sz="0" w:space="0" w:color="auto"/>
                                                        <w:right w:val="none" w:sz="0" w:space="0" w:color="auto"/>
                                                      </w:divBdr>
                                                    </w:div>
                                                    <w:div w:id="177550360">
                                                      <w:marLeft w:val="0"/>
                                                      <w:marRight w:val="0"/>
                                                      <w:marTop w:val="0"/>
                                                      <w:marBottom w:val="0"/>
                                                      <w:divBdr>
                                                        <w:top w:val="none" w:sz="0" w:space="0" w:color="auto"/>
                                                        <w:left w:val="none" w:sz="0" w:space="0" w:color="auto"/>
                                                        <w:bottom w:val="none" w:sz="0" w:space="0" w:color="auto"/>
                                                        <w:right w:val="none" w:sz="0" w:space="0" w:color="auto"/>
                                                      </w:divBdr>
                                                    </w:div>
                                                    <w:div w:id="179516353">
                                                      <w:marLeft w:val="0"/>
                                                      <w:marRight w:val="0"/>
                                                      <w:marTop w:val="0"/>
                                                      <w:marBottom w:val="0"/>
                                                      <w:divBdr>
                                                        <w:top w:val="none" w:sz="0" w:space="0" w:color="auto"/>
                                                        <w:left w:val="none" w:sz="0" w:space="0" w:color="auto"/>
                                                        <w:bottom w:val="none" w:sz="0" w:space="0" w:color="auto"/>
                                                        <w:right w:val="none" w:sz="0" w:space="0" w:color="auto"/>
                                                      </w:divBdr>
                                                    </w:div>
                                                    <w:div w:id="211960768">
                                                      <w:marLeft w:val="0"/>
                                                      <w:marRight w:val="0"/>
                                                      <w:marTop w:val="0"/>
                                                      <w:marBottom w:val="0"/>
                                                      <w:divBdr>
                                                        <w:top w:val="none" w:sz="0" w:space="0" w:color="auto"/>
                                                        <w:left w:val="none" w:sz="0" w:space="0" w:color="auto"/>
                                                        <w:bottom w:val="none" w:sz="0" w:space="0" w:color="auto"/>
                                                        <w:right w:val="none" w:sz="0" w:space="0" w:color="auto"/>
                                                      </w:divBdr>
                                                    </w:div>
                                                    <w:div w:id="224491907">
                                                      <w:marLeft w:val="0"/>
                                                      <w:marRight w:val="0"/>
                                                      <w:marTop w:val="0"/>
                                                      <w:marBottom w:val="0"/>
                                                      <w:divBdr>
                                                        <w:top w:val="none" w:sz="0" w:space="0" w:color="auto"/>
                                                        <w:left w:val="none" w:sz="0" w:space="0" w:color="auto"/>
                                                        <w:bottom w:val="none" w:sz="0" w:space="0" w:color="auto"/>
                                                        <w:right w:val="none" w:sz="0" w:space="0" w:color="auto"/>
                                                      </w:divBdr>
                                                    </w:div>
                                                    <w:div w:id="240677757">
                                                      <w:marLeft w:val="0"/>
                                                      <w:marRight w:val="0"/>
                                                      <w:marTop w:val="0"/>
                                                      <w:marBottom w:val="0"/>
                                                      <w:divBdr>
                                                        <w:top w:val="none" w:sz="0" w:space="0" w:color="auto"/>
                                                        <w:left w:val="none" w:sz="0" w:space="0" w:color="auto"/>
                                                        <w:bottom w:val="none" w:sz="0" w:space="0" w:color="auto"/>
                                                        <w:right w:val="none" w:sz="0" w:space="0" w:color="auto"/>
                                                      </w:divBdr>
                                                    </w:div>
                                                    <w:div w:id="246229309">
                                                      <w:marLeft w:val="0"/>
                                                      <w:marRight w:val="0"/>
                                                      <w:marTop w:val="0"/>
                                                      <w:marBottom w:val="0"/>
                                                      <w:divBdr>
                                                        <w:top w:val="none" w:sz="0" w:space="0" w:color="auto"/>
                                                        <w:left w:val="none" w:sz="0" w:space="0" w:color="auto"/>
                                                        <w:bottom w:val="none" w:sz="0" w:space="0" w:color="auto"/>
                                                        <w:right w:val="none" w:sz="0" w:space="0" w:color="auto"/>
                                                      </w:divBdr>
                                                    </w:div>
                                                    <w:div w:id="259221749">
                                                      <w:marLeft w:val="0"/>
                                                      <w:marRight w:val="0"/>
                                                      <w:marTop w:val="0"/>
                                                      <w:marBottom w:val="0"/>
                                                      <w:divBdr>
                                                        <w:top w:val="none" w:sz="0" w:space="0" w:color="auto"/>
                                                        <w:left w:val="none" w:sz="0" w:space="0" w:color="auto"/>
                                                        <w:bottom w:val="none" w:sz="0" w:space="0" w:color="auto"/>
                                                        <w:right w:val="none" w:sz="0" w:space="0" w:color="auto"/>
                                                      </w:divBdr>
                                                    </w:div>
                                                    <w:div w:id="320669222">
                                                      <w:marLeft w:val="0"/>
                                                      <w:marRight w:val="0"/>
                                                      <w:marTop w:val="0"/>
                                                      <w:marBottom w:val="0"/>
                                                      <w:divBdr>
                                                        <w:top w:val="none" w:sz="0" w:space="0" w:color="auto"/>
                                                        <w:left w:val="none" w:sz="0" w:space="0" w:color="auto"/>
                                                        <w:bottom w:val="none" w:sz="0" w:space="0" w:color="auto"/>
                                                        <w:right w:val="none" w:sz="0" w:space="0" w:color="auto"/>
                                                      </w:divBdr>
                                                    </w:div>
                                                    <w:div w:id="328489742">
                                                      <w:marLeft w:val="0"/>
                                                      <w:marRight w:val="0"/>
                                                      <w:marTop w:val="0"/>
                                                      <w:marBottom w:val="0"/>
                                                      <w:divBdr>
                                                        <w:top w:val="none" w:sz="0" w:space="0" w:color="auto"/>
                                                        <w:left w:val="none" w:sz="0" w:space="0" w:color="auto"/>
                                                        <w:bottom w:val="none" w:sz="0" w:space="0" w:color="auto"/>
                                                        <w:right w:val="none" w:sz="0" w:space="0" w:color="auto"/>
                                                      </w:divBdr>
                                                    </w:div>
                                                    <w:div w:id="340468579">
                                                      <w:marLeft w:val="0"/>
                                                      <w:marRight w:val="0"/>
                                                      <w:marTop w:val="0"/>
                                                      <w:marBottom w:val="0"/>
                                                      <w:divBdr>
                                                        <w:top w:val="none" w:sz="0" w:space="0" w:color="auto"/>
                                                        <w:left w:val="none" w:sz="0" w:space="0" w:color="auto"/>
                                                        <w:bottom w:val="none" w:sz="0" w:space="0" w:color="auto"/>
                                                        <w:right w:val="none" w:sz="0" w:space="0" w:color="auto"/>
                                                      </w:divBdr>
                                                    </w:div>
                                                    <w:div w:id="352609441">
                                                      <w:marLeft w:val="0"/>
                                                      <w:marRight w:val="0"/>
                                                      <w:marTop w:val="0"/>
                                                      <w:marBottom w:val="0"/>
                                                      <w:divBdr>
                                                        <w:top w:val="none" w:sz="0" w:space="0" w:color="auto"/>
                                                        <w:left w:val="none" w:sz="0" w:space="0" w:color="auto"/>
                                                        <w:bottom w:val="none" w:sz="0" w:space="0" w:color="auto"/>
                                                        <w:right w:val="none" w:sz="0" w:space="0" w:color="auto"/>
                                                      </w:divBdr>
                                                    </w:div>
                                                    <w:div w:id="360011899">
                                                      <w:marLeft w:val="0"/>
                                                      <w:marRight w:val="0"/>
                                                      <w:marTop w:val="0"/>
                                                      <w:marBottom w:val="0"/>
                                                      <w:divBdr>
                                                        <w:top w:val="none" w:sz="0" w:space="0" w:color="auto"/>
                                                        <w:left w:val="none" w:sz="0" w:space="0" w:color="auto"/>
                                                        <w:bottom w:val="none" w:sz="0" w:space="0" w:color="auto"/>
                                                        <w:right w:val="none" w:sz="0" w:space="0" w:color="auto"/>
                                                      </w:divBdr>
                                                    </w:div>
                                                    <w:div w:id="366491499">
                                                      <w:marLeft w:val="0"/>
                                                      <w:marRight w:val="0"/>
                                                      <w:marTop w:val="0"/>
                                                      <w:marBottom w:val="0"/>
                                                      <w:divBdr>
                                                        <w:top w:val="none" w:sz="0" w:space="0" w:color="auto"/>
                                                        <w:left w:val="none" w:sz="0" w:space="0" w:color="auto"/>
                                                        <w:bottom w:val="none" w:sz="0" w:space="0" w:color="auto"/>
                                                        <w:right w:val="none" w:sz="0" w:space="0" w:color="auto"/>
                                                      </w:divBdr>
                                                    </w:div>
                                                    <w:div w:id="392385864">
                                                      <w:marLeft w:val="0"/>
                                                      <w:marRight w:val="0"/>
                                                      <w:marTop w:val="0"/>
                                                      <w:marBottom w:val="0"/>
                                                      <w:divBdr>
                                                        <w:top w:val="none" w:sz="0" w:space="0" w:color="auto"/>
                                                        <w:left w:val="none" w:sz="0" w:space="0" w:color="auto"/>
                                                        <w:bottom w:val="none" w:sz="0" w:space="0" w:color="auto"/>
                                                        <w:right w:val="none" w:sz="0" w:space="0" w:color="auto"/>
                                                      </w:divBdr>
                                                    </w:div>
                                                    <w:div w:id="424423068">
                                                      <w:marLeft w:val="0"/>
                                                      <w:marRight w:val="0"/>
                                                      <w:marTop w:val="0"/>
                                                      <w:marBottom w:val="0"/>
                                                      <w:divBdr>
                                                        <w:top w:val="none" w:sz="0" w:space="0" w:color="auto"/>
                                                        <w:left w:val="none" w:sz="0" w:space="0" w:color="auto"/>
                                                        <w:bottom w:val="none" w:sz="0" w:space="0" w:color="auto"/>
                                                        <w:right w:val="none" w:sz="0" w:space="0" w:color="auto"/>
                                                      </w:divBdr>
                                                    </w:div>
                                                    <w:div w:id="428505482">
                                                      <w:marLeft w:val="0"/>
                                                      <w:marRight w:val="0"/>
                                                      <w:marTop w:val="0"/>
                                                      <w:marBottom w:val="0"/>
                                                      <w:divBdr>
                                                        <w:top w:val="none" w:sz="0" w:space="0" w:color="auto"/>
                                                        <w:left w:val="none" w:sz="0" w:space="0" w:color="auto"/>
                                                        <w:bottom w:val="none" w:sz="0" w:space="0" w:color="auto"/>
                                                        <w:right w:val="none" w:sz="0" w:space="0" w:color="auto"/>
                                                      </w:divBdr>
                                                    </w:div>
                                                    <w:div w:id="452599236">
                                                      <w:marLeft w:val="0"/>
                                                      <w:marRight w:val="0"/>
                                                      <w:marTop w:val="0"/>
                                                      <w:marBottom w:val="0"/>
                                                      <w:divBdr>
                                                        <w:top w:val="none" w:sz="0" w:space="0" w:color="auto"/>
                                                        <w:left w:val="none" w:sz="0" w:space="0" w:color="auto"/>
                                                        <w:bottom w:val="none" w:sz="0" w:space="0" w:color="auto"/>
                                                        <w:right w:val="none" w:sz="0" w:space="0" w:color="auto"/>
                                                      </w:divBdr>
                                                    </w:div>
                                                    <w:div w:id="464130249">
                                                      <w:marLeft w:val="0"/>
                                                      <w:marRight w:val="0"/>
                                                      <w:marTop w:val="0"/>
                                                      <w:marBottom w:val="0"/>
                                                      <w:divBdr>
                                                        <w:top w:val="none" w:sz="0" w:space="0" w:color="auto"/>
                                                        <w:left w:val="none" w:sz="0" w:space="0" w:color="auto"/>
                                                        <w:bottom w:val="none" w:sz="0" w:space="0" w:color="auto"/>
                                                        <w:right w:val="none" w:sz="0" w:space="0" w:color="auto"/>
                                                      </w:divBdr>
                                                    </w:div>
                                                    <w:div w:id="465398261">
                                                      <w:marLeft w:val="0"/>
                                                      <w:marRight w:val="0"/>
                                                      <w:marTop w:val="0"/>
                                                      <w:marBottom w:val="0"/>
                                                      <w:divBdr>
                                                        <w:top w:val="none" w:sz="0" w:space="0" w:color="auto"/>
                                                        <w:left w:val="none" w:sz="0" w:space="0" w:color="auto"/>
                                                        <w:bottom w:val="none" w:sz="0" w:space="0" w:color="auto"/>
                                                        <w:right w:val="none" w:sz="0" w:space="0" w:color="auto"/>
                                                      </w:divBdr>
                                                    </w:div>
                                                    <w:div w:id="539979158">
                                                      <w:marLeft w:val="0"/>
                                                      <w:marRight w:val="0"/>
                                                      <w:marTop w:val="0"/>
                                                      <w:marBottom w:val="0"/>
                                                      <w:divBdr>
                                                        <w:top w:val="none" w:sz="0" w:space="0" w:color="auto"/>
                                                        <w:left w:val="none" w:sz="0" w:space="0" w:color="auto"/>
                                                        <w:bottom w:val="none" w:sz="0" w:space="0" w:color="auto"/>
                                                        <w:right w:val="none" w:sz="0" w:space="0" w:color="auto"/>
                                                      </w:divBdr>
                                                    </w:div>
                                                    <w:div w:id="540559693">
                                                      <w:marLeft w:val="0"/>
                                                      <w:marRight w:val="0"/>
                                                      <w:marTop w:val="0"/>
                                                      <w:marBottom w:val="0"/>
                                                      <w:divBdr>
                                                        <w:top w:val="none" w:sz="0" w:space="0" w:color="auto"/>
                                                        <w:left w:val="none" w:sz="0" w:space="0" w:color="auto"/>
                                                        <w:bottom w:val="none" w:sz="0" w:space="0" w:color="auto"/>
                                                        <w:right w:val="none" w:sz="0" w:space="0" w:color="auto"/>
                                                      </w:divBdr>
                                                    </w:div>
                                                    <w:div w:id="595603708">
                                                      <w:marLeft w:val="0"/>
                                                      <w:marRight w:val="0"/>
                                                      <w:marTop w:val="0"/>
                                                      <w:marBottom w:val="0"/>
                                                      <w:divBdr>
                                                        <w:top w:val="none" w:sz="0" w:space="0" w:color="auto"/>
                                                        <w:left w:val="none" w:sz="0" w:space="0" w:color="auto"/>
                                                        <w:bottom w:val="none" w:sz="0" w:space="0" w:color="auto"/>
                                                        <w:right w:val="none" w:sz="0" w:space="0" w:color="auto"/>
                                                      </w:divBdr>
                                                    </w:div>
                                                    <w:div w:id="614216046">
                                                      <w:marLeft w:val="0"/>
                                                      <w:marRight w:val="0"/>
                                                      <w:marTop w:val="0"/>
                                                      <w:marBottom w:val="0"/>
                                                      <w:divBdr>
                                                        <w:top w:val="none" w:sz="0" w:space="0" w:color="auto"/>
                                                        <w:left w:val="none" w:sz="0" w:space="0" w:color="auto"/>
                                                        <w:bottom w:val="none" w:sz="0" w:space="0" w:color="auto"/>
                                                        <w:right w:val="none" w:sz="0" w:space="0" w:color="auto"/>
                                                      </w:divBdr>
                                                    </w:div>
                                                    <w:div w:id="618683141">
                                                      <w:marLeft w:val="0"/>
                                                      <w:marRight w:val="0"/>
                                                      <w:marTop w:val="0"/>
                                                      <w:marBottom w:val="0"/>
                                                      <w:divBdr>
                                                        <w:top w:val="none" w:sz="0" w:space="0" w:color="auto"/>
                                                        <w:left w:val="none" w:sz="0" w:space="0" w:color="auto"/>
                                                        <w:bottom w:val="none" w:sz="0" w:space="0" w:color="auto"/>
                                                        <w:right w:val="none" w:sz="0" w:space="0" w:color="auto"/>
                                                      </w:divBdr>
                                                    </w:div>
                                                    <w:div w:id="625545513">
                                                      <w:marLeft w:val="0"/>
                                                      <w:marRight w:val="0"/>
                                                      <w:marTop w:val="0"/>
                                                      <w:marBottom w:val="0"/>
                                                      <w:divBdr>
                                                        <w:top w:val="none" w:sz="0" w:space="0" w:color="auto"/>
                                                        <w:left w:val="none" w:sz="0" w:space="0" w:color="auto"/>
                                                        <w:bottom w:val="none" w:sz="0" w:space="0" w:color="auto"/>
                                                        <w:right w:val="none" w:sz="0" w:space="0" w:color="auto"/>
                                                      </w:divBdr>
                                                    </w:div>
                                                    <w:div w:id="634797116">
                                                      <w:marLeft w:val="0"/>
                                                      <w:marRight w:val="0"/>
                                                      <w:marTop w:val="0"/>
                                                      <w:marBottom w:val="0"/>
                                                      <w:divBdr>
                                                        <w:top w:val="none" w:sz="0" w:space="0" w:color="auto"/>
                                                        <w:left w:val="none" w:sz="0" w:space="0" w:color="auto"/>
                                                        <w:bottom w:val="none" w:sz="0" w:space="0" w:color="auto"/>
                                                        <w:right w:val="none" w:sz="0" w:space="0" w:color="auto"/>
                                                      </w:divBdr>
                                                    </w:div>
                                                    <w:div w:id="680622452">
                                                      <w:marLeft w:val="0"/>
                                                      <w:marRight w:val="0"/>
                                                      <w:marTop w:val="0"/>
                                                      <w:marBottom w:val="0"/>
                                                      <w:divBdr>
                                                        <w:top w:val="none" w:sz="0" w:space="0" w:color="auto"/>
                                                        <w:left w:val="none" w:sz="0" w:space="0" w:color="auto"/>
                                                        <w:bottom w:val="none" w:sz="0" w:space="0" w:color="auto"/>
                                                        <w:right w:val="none" w:sz="0" w:space="0" w:color="auto"/>
                                                      </w:divBdr>
                                                    </w:div>
                                                    <w:div w:id="686172796">
                                                      <w:marLeft w:val="0"/>
                                                      <w:marRight w:val="0"/>
                                                      <w:marTop w:val="0"/>
                                                      <w:marBottom w:val="0"/>
                                                      <w:divBdr>
                                                        <w:top w:val="none" w:sz="0" w:space="0" w:color="auto"/>
                                                        <w:left w:val="none" w:sz="0" w:space="0" w:color="auto"/>
                                                        <w:bottom w:val="none" w:sz="0" w:space="0" w:color="auto"/>
                                                        <w:right w:val="none" w:sz="0" w:space="0" w:color="auto"/>
                                                      </w:divBdr>
                                                    </w:div>
                                                    <w:div w:id="705561859">
                                                      <w:marLeft w:val="0"/>
                                                      <w:marRight w:val="0"/>
                                                      <w:marTop w:val="0"/>
                                                      <w:marBottom w:val="0"/>
                                                      <w:divBdr>
                                                        <w:top w:val="none" w:sz="0" w:space="0" w:color="auto"/>
                                                        <w:left w:val="none" w:sz="0" w:space="0" w:color="auto"/>
                                                        <w:bottom w:val="none" w:sz="0" w:space="0" w:color="auto"/>
                                                        <w:right w:val="none" w:sz="0" w:space="0" w:color="auto"/>
                                                      </w:divBdr>
                                                    </w:div>
                                                    <w:div w:id="719941853">
                                                      <w:marLeft w:val="0"/>
                                                      <w:marRight w:val="0"/>
                                                      <w:marTop w:val="0"/>
                                                      <w:marBottom w:val="0"/>
                                                      <w:divBdr>
                                                        <w:top w:val="none" w:sz="0" w:space="0" w:color="auto"/>
                                                        <w:left w:val="none" w:sz="0" w:space="0" w:color="auto"/>
                                                        <w:bottom w:val="none" w:sz="0" w:space="0" w:color="auto"/>
                                                        <w:right w:val="none" w:sz="0" w:space="0" w:color="auto"/>
                                                      </w:divBdr>
                                                    </w:div>
                                                    <w:div w:id="722868147">
                                                      <w:marLeft w:val="0"/>
                                                      <w:marRight w:val="0"/>
                                                      <w:marTop w:val="0"/>
                                                      <w:marBottom w:val="0"/>
                                                      <w:divBdr>
                                                        <w:top w:val="none" w:sz="0" w:space="0" w:color="auto"/>
                                                        <w:left w:val="none" w:sz="0" w:space="0" w:color="auto"/>
                                                        <w:bottom w:val="none" w:sz="0" w:space="0" w:color="auto"/>
                                                        <w:right w:val="none" w:sz="0" w:space="0" w:color="auto"/>
                                                      </w:divBdr>
                                                    </w:div>
                                                    <w:div w:id="723681057">
                                                      <w:marLeft w:val="0"/>
                                                      <w:marRight w:val="0"/>
                                                      <w:marTop w:val="0"/>
                                                      <w:marBottom w:val="0"/>
                                                      <w:divBdr>
                                                        <w:top w:val="none" w:sz="0" w:space="0" w:color="auto"/>
                                                        <w:left w:val="none" w:sz="0" w:space="0" w:color="auto"/>
                                                        <w:bottom w:val="none" w:sz="0" w:space="0" w:color="auto"/>
                                                        <w:right w:val="none" w:sz="0" w:space="0" w:color="auto"/>
                                                      </w:divBdr>
                                                    </w:div>
                                                    <w:div w:id="739400601">
                                                      <w:marLeft w:val="0"/>
                                                      <w:marRight w:val="0"/>
                                                      <w:marTop w:val="0"/>
                                                      <w:marBottom w:val="0"/>
                                                      <w:divBdr>
                                                        <w:top w:val="none" w:sz="0" w:space="0" w:color="auto"/>
                                                        <w:left w:val="none" w:sz="0" w:space="0" w:color="auto"/>
                                                        <w:bottom w:val="none" w:sz="0" w:space="0" w:color="auto"/>
                                                        <w:right w:val="none" w:sz="0" w:space="0" w:color="auto"/>
                                                      </w:divBdr>
                                                    </w:div>
                                                    <w:div w:id="757285421">
                                                      <w:marLeft w:val="0"/>
                                                      <w:marRight w:val="0"/>
                                                      <w:marTop w:val="0"/>
                                                      <w:marBottom w:val="0"/>
                                                      <w:divBdr>
                                                        <w:top w:val="none" w:sz="0" w:space="0" w:color="auto"/>
                                                        <w:left w:val="none" w:sz="0" w:space="0" w:color="auto"/>
                                                        <w:bottom w:val="none" w:sz="0" w:space="0" w:color="auto"/>
                                                        <w:right w:val="none" w:sz="0" w:space="0" w:color="auto"/>
                                                      </w:divBdr>
                                                    </w:div>
                                                    <w:div w:id="769664624">
                                                      <w:marLeft w:val="0"/>
                                                      <w:marRight w:val="0"/>
                                                      <w:marTop w:val="0"/>
                                                      <w:marBottom w:val="0"/>
                                                      <w:divBdr>
                                                        <w:top w:val="none" w:sz="0" w:space="0" w:color="auto"/>
                                                        <w:left w:val="none" w:sz="0" w:space="0" w:color="auto"/>
                                                        <w:bottom w:val="none" w:sz="0" w:space="0" w:color="auto"/>
                                                        <w:right w:val="none" w:sz="0" w:space="0" w:color="auto"/>
                                                      </w:divBdr>
                                                    </w:div>
                                                    <w:div w:id="806897174">
                                                      <w:marLeft w:val="0"/>
                                                      <w:marRight w:val="0"/>
                                                      <w:marTop w:val="0"/>
                                                      <w:marBottom w:val="0"/>
                                                      <w:divBdr>
                                                        <w:top w:val="none" w:sz="0" w:space="0" w:color="auto"/>
                                                        <w:left w:val="none" w:sz="0" w:space="0" w:color="auto"/>
                                                        <w:bottom w:val="none" w:sz="0" w:space="0" w:color="auto"/>
                                                        <w:right w:val="none" w:sz="0" w:space="0" w:color="auto"/>
                                                      </w:divBdr>
                                                    </w:div>
                                                    <w:div w:id="920066870">
                                                      <w:marLeft w:val="0"/>
                                                      <w:marRight w:val="0"/>
                                                      <w:marTop w:val="0"/>
                                                      <w:marBottom w:val="0"/>
                                                      <w:divBdr>
                                                        <w:top w:val="none" w:sz="0" w:space="0" w:color="auto"/>
                                                        <w:left w:val="none" w:sz="0" w:space="0" w:color="auto"/>
                                                        <w:bottom w:val="none" w:sz="0" w:space="0" w:color="auto"/>
                                                        <w:right w:val="none" w:sz="0" w:space="0" w:color="auto"/>
                                                      </w:divBdr>
                                                    </w:div>
                                                    <w:div w:id="932665234">
                                                      <w:marLeft w:val="0"/>
                                                      <w:marRight w:val="0"/>
                                                      <w:marTop w:val="0"/>
                                                      <w:marBottom w:val="0"/>
                                                      <w:divBdr>
                                                        <w:top w:val="none" w:sz="0" w:space="0" w:color="auto"/>
                                                        <w:left w:val="none" w:sz="0" w:space="0" w:color="auto"/>
                                                        <w:bottom w:val="none" w:sz="0" w:space="0" w:color="auto"/>
                                                        <w:right w:val="none" w:sz="0" w:space="0" w:color="auto"/>
                                                      </w:divBdr>
                                                    </w:div>
                                                    <w:div w:id="934636011">
                                                      <w:marLeft w:val="0"/>
                                                      <w:marRight w:val="0"/>
                                                      <w:marTop w:val="0"/>
                                                      <w:marBottom w:val="0"/>
                                                      <w:divBdr>
                                                        <w:top w:val="none" w:sz="0" w:space="0" w:color="auto"/>
                                                        <w:left w:val="none" w:sz="0" w:space="0" w:color="auto"/>
                                                        <w:bottom w:val="none" w:sz="0" w:space="0" w:color="auto"/>
                                                        <w:right w:val="none" w:sz="0" w:space="0" w:color="auto"/>
                                                      </w:divBdr>
                                                    </w:div>
                                                    <w:div w:id="965238571">
                                                      <w:marLeft w:val="0"/>
                                                      <w:marRight w:val="0"/>
                                                      <w:marTop w:val="0"/>
                                                      <w:marBottom w:val="0"/>
                                                      <w:divBdr>
                                                        <w:top w:val="none" w:sz="0" w:space="0" w:color="auto"/>
                                                        <w:left w:val="none" w:sz="0" w:space="0" w:color="auto"/>
                                                        <w:bottom w:val="none" w:sz="0" w:space="0" w:color="auto"/>
                                                        <w:right w:val="none" w:sz="0" w:space="0" w:color="auto"/>
                                                      </w:divBdr>
                                                    </w:div>
                                                    <w:div w:id="968438754">
                                                      <w:marLeft w:val="0"/>
                                                      <w:marRight w:val="0"/>
                                                      <w:marTop w:val="0"/>
                                                      <w:marBottom w:val="0"/>
                                                      <w:divBdr>
                                                        <w:top w:val="none" w:sz="0" w:space="0" w:color="auto"/>
                                                        <w:left w:val="none" w:sz="0" w:space="0" w:color="auto"/>
                                                        <w:bottom w:val="none" w:sz="0" w:space="0" w:color="auto"/>
                                                        <w:right w:val="none" w:sz="0" w:space="0" w:color="auto"/>
                                                      </w:divBdr>
                                                    </w:div>
                                                    <w:div w:id="984554510">
                                                      <w:marLeft w:val="0"/>
                                                      <w:marRight w:val="0"/>
                                                      <w:marTop w:val="0"/>
                                                      <w:marBottom w:val="0"/>
                                                      <w:divBdr>
                                                        <w:top w:val="none" w:sz="0" w:space="0" w:color="auto"/>
                                                        <w:left w:val="none" w:sz="0" w:space="0" w:color="auto"/>
                                                        <w:bottom w:val="none" w:sz="0" w:space="0" w:color="auto"/>
                                                        <w:right w:val="none" w:sz="0" w:space="0" w:color="auto"/>
                                                      </w:divBdr>
                                                    </w:div>
                                                    <w:div w:id="1045985576">
                                                      <w:marLeft w:val="0"/>
                                                      <w:marRight w:val="0"/>
                                                      <w:marTop w:val="0"/>
                                                      <w:marBottom w:val="0"/>
                                                      <w:divBdr>
                                                        <w:top w:val="none" w:sz="0" w:space="0" w:color="auto"/>
                                                        <w:left w:val="none" w:sz="0" w:space="0" w:color="auto"/>
                                                        <w:bottom w:val="none" w:sz="0" w:space="0" w:color="auto"/>
                                                        <w:right w:val="none" w:sz="0" w:space="0" w:color="auto"/>
                                                      </w:divBdr>
                                                    </w:div>
                                                    <w:div w:id="1058897275">
                                                      <w:marLeft w:val="0"/>
                                                      <w:marRight w:val="0"/>
                                                      <w:marTop w:val="0"/>
                                                      <w:marBottom w:val="0"/>
                                                      <w:divBdr>
                                                        <w:top w:val="none" w:sz="0" w:space="0" w:color="auto"/>
                                                        <w:left w:val="none" w:sz="0" w:space="0" w:color="auto"/>
                                                        <w:bottom w:val="none" w:sz="0" w:space="0" w:color="auto"/>
                                                        <w:right w:val="none" w:sz="0" w:space="0" w:color="auto"/>
                                                      </w:divBdr>
                                                    </w:div>
                                                    <w:div w:id="1081217798">
                                                      <w:marLeft w:val="0"/>
                                                      <w:marRight w:val="0"/>
                                                      <w:marTop w:val="0"/>
                                                      <w:marBottom w:val="0"/>
                                                      <w:divBdr>
                                                        <w:top w:val="none" w:sz="0" w:space="0" w:color="auto"/>
                                                        <w:left w:val="none" w:sz="0" w:space="0" w:color="auto"/>
                                                        <w:bottom w:val="none" w:sz="0" w:space="0" w:color="auto"/>
                                                        <w:right w:val="none" w:sz="0" w:space="0" w:color="auto"/>
                                                      </w:divBdr>
                                                    </w:div>
                                                    <w:div w:id="1134711395">
                                                      <w:marLeft w:val="0"/>
                                                      <w:marRight w:val="0"/>
                                                      <w:marTop w:val="0"/>
                                                      <w:marBottom w:val="0"/>
                                                      <w:divBdr>
                                                        <w:top w:val="none" w:sz="0" w:space="0" w:color="auto"/>
                                                        <w:left w:val="none" w:sz="0" w:space="0" w:color="auto"/>
                                                        <w:bottom w:val="none" w:sz="0" w:space="0" w:color="auto"/>
                                                        <w:right w:val="none" w:sz="0" w:space="0" w:color="auto"/>
                                                      </w:divBdr>
                                                    </w:div>
                                                    <w:div w:id="1146319395">
                                                      <w:marLeft w:val="0"/>
                                                      <w:marRight w:val="0"/>
                                                      <w:marTop w:val="0"/>
                                                      <w:marBottom w:val="0"/>
                                                      <w:divBdr>
                                                        <w:top w:val="none" w:sz="0" w:space="0" w:color="auto"/>
                                                        <w:left w:val="none" w:sz="0" w:space="0" w:color="auto"/>
                                                        <w:bottom w:val="none" w:sz="0" w:space="0" w:color="auto"/>
                                                        <w:right w:val="none" w:sz="0" w:space="0" w:color="auto"/>
                                                      </w:divBdr>
                                                    </w:div>
                                                    <w:div w:id="1197809335">
                                                      <w:marLeft w:val="0"/>
                                                      <w:marRight w:val="0"/>
                                                      <w:marTop w:val="0"/>
                                                      <w:marBottom w:val="0"/>
                                                      <w:divBdr>
                                                        <w:top w:val="none" w:sz="0" w:space="0" w:color="auto"/>
                                                        <w:left w:val="none" w:sz="0" w:space="0" w:color="auto"/>
                                                        <w:bottom w:val="none" w:sz="0" w:space="0" w:color="auto"/>
                                                        <w:right w:val="none" w:sz="0" w:space="0" w:color="auto"/>
                                                      </w:divBdr>
                                                    </w:div>
                                                    <w:div w:id="1219584573">
                                                      <w:marLeft w:val="0"/>
                                                      <w:marRight w:val="0"/>
                                                      <w:marTop w:val="0"/>
                                                      <w:marBottom w:val="0"/>
                                                      <w:divBdr>
                                                        <w:top w:val="none" w:sz="0" w:space="0" w:color="auto"/>
                                                        <w:left w:val="none" w:sz="0" w:space="0" w:color="auto"/>
                                                        <w:bottom w:val="none" w:sz="0" w:space="0" w:color="auto"/>
                                                        <w:right w:val="none" w:sz="0" w:space="0" w:color="auto"/>
                                                      </w:divBdr>
                                                    </w:div>
                                                    <w:div w:id="1237057995">
                                                      <w:marLeft w:val="0"/>
                                                      <w:marRight w:val="0"/>
                                                      <w:marTop w:val="0"/>
                                                      <w:marBottom w:val="0"/>
                                                      <w:divBdr>
                                                        <w:top w:val="none" w:sz="0" w:space="0" w:color="auto"/>
                                                        <w:left w:val="none" w:sz="0" w:space="0" w:color="auto"/>
                                                        <w:bottom w:val="none" w:sz="0" w:space="0" w:color="auto"/>
                                                        <w:right w:val="none" w:sz="0" w:space="0" w:color="auto"/>
                                                      </w:divBdr>
                                                    </w:div>
                                                    <w:div w:id="1246576581">
                                                      <w:marLeft w:val="0"/>
                                                      <w:marRight w:val="0"/>
                                                      <w:marTop w:val="0"/>
                                                      <w:marBottom w:val="0"/>
                                                      <w:divBdr>
                                                        <w:top w:val="none" w:sz="0" w:space="0" w:color="auto"/>
                                                        <w:left w:val="none" w:sz="0" w:space="0" w:color="auto"/>
                                                        <w:bottom w:val="none" w:sz="0" w:space="0" w:color="auto"/>
                                                        <w:right w:val="none" w:sz="0" w:space="0" w:color="auto"/>
                                                      </w:divBdr>
                                                    </w:div>
                                                    <w:div w:id="1264217873">
                                                      <w:marLeft w:val="0"/>
                                                      <w:marRight w:val="0"/>
                                                      <w:marTop w:val="0"/>
                                                      <w:marBottom w:val="0"/>
                                                      <w:divBdr>
                                                        <w:top w:val="none" w:sz="0" w:space="0" w:color="auto"/>
                                                        <w:left w:val="none" w:sz="0" w:space="0" w:color="auto"/>
                                                        <w:bottom w:val="none" w:sz="0" w:space="0" w:color="auto"/>
                                                        <w:right w:val="none" w:sz="0" w:space="0" w:color="auto"/>
                                                      </w:divBdr>
                                                    </w:div>
                                                    <w:div w:id="1274289526">
                                                      <w:marLeft w:val="0"/>
                                                      <w:marRight w:val="0"/>
                                                      <w:marTop w:val="0"/>
                                                      <w:marBottom w:val="0"/>
                                                      <w:divBdr>
                                                        <w:top w:val="none" w:sz="0" w:space="0" w:color="auto"/>
                                                        <w:left w:val="none" w:sz="0" w:space="0" w:color="auto"/>
                                                        <w:bottom w:val="none" w:sz="0" w:space="0" w:color="auto"/>
                                                        <w:right w:val="none" w:sz="0" w:space="0" w:color="auto"/>
                                                      </w:divBdr>
                                                    </w:div>
                                                    <w:div w:id="1287393222">
                                                      <w:marLeft w:val="0"/>
                                                      <w:marRight w:val="0"/>
                                                      <w:marTop w:val="0"/>
                                                      <w:marBottom w:val="0"/>
                                                      <w:divBdr>
                                                        <w:top w:val="none" w:sz="0" w:space="0" w:color="auto"/>
                                                        <w:left w:val="none" w:sz="0" w:space="0" w:color="auto"/>
                                                        <w:bottom w:val="none" w:sz="0" w:space="0" w:color="auto"/>
                                                        <w:right w:val="none" w:sz="0" w:space="0" w:color="auto"/>
                                                      </w:divBdr>
                                                    </w:div>
                                                    <w:div w:id="1289509971">
                                                      <w:marLeft w:val="0"/>
                                                      <w:marRight w:val="0"/>
                                                      <w:marTop w:val="0"/>
                                                      <w:marBottom w:val="0"/>
                                                      <w:divBdr>
                                                        <w:top w:val="none" w:sz="0" w:space="0" w:color="auto"/>
                                                        <w:left w:val="none" w:sz="0" w:space="0" w:color="auto"/>
                                                        <w:bottom w:val="none" w:sz="0" w:space="0" w:color="auto"/>
                                                        <w:right w:val="none" w:sz="0" w:space="0" w:color="auto"/>
                                                      </w:divBdr>
                                                    </w:div>
                                                    <w:div w:id="1292664467">
                                                      <w:marLeft w:val="0"/>
                                                      <w:marRight w:val="0"/>
                                                      <w:marTop w:val="0"/>
                                                      <w:marBottom w:val="0"/>
                                                      <w:divBdr>
                                                        <w:top w:val="none" w:sz="0" w:space="0" w:color="auto"/>
                                                        <w:left w:val="none" w:sz="0" w:space="0" w:color="auto"/>
                                                        <w:bottom w:val="none" w:sz="0" w:space="0" w:color="auto"/>
                                                        <w:right w:val="none" w:sz="0" w:space="0" w:color="auto"/>
                                                      </w:divBdr>
                                                    </w:div>
                                                    <w:div w:id="1297877076">
                                                      <w:marLeft w:val="0"/>
                                                      <w:marRight w:val="0"/>
                                                      <w:marTop w:val="0"/>
                                                      <w:marBottom w:val="0"/>
                                                      <w:divBdr>
                                                        <w:top w:val="none" w:sz="0" w:space="0" w:color="auto"/>
                                                        <w:left w:val="none" w:sz="0" w:space="0" w:color="auto"/>
                                                        <w:bottom w:val="none" w:sz="0" w:space="0" w:color="auto"/>
                                                        <w:right w:val="none" w:sz="0" w:space="0" w:color="auto"/>
                                                      </w:divBdr>
                                                    </w:div>
                                                    <w:div w:id="1313562758">
                                                      <w:marLeft w:val="0"/>
                                                      <w:marRight w:val="0"/>
                                                      <w:marTop w:val="0"/>
                                                      <w:marBottom w:val="0"/>
                                                      <w:divBdr>
                                                        <w:top w:val="none" w:sz="0" w:space="0" w:color="auto"/>
                                                        <w:left w:val="none" w:sz="0" w:space="0" w:color="auto"/>
                                                        <w:bottom w:val="none" w:sz="0" w:space="0" w:color="auto"/>
                                                        <w:right w:val="none" w:sz="0" w:space="0" w:color="auto"/>
                                                      </w:divBdr>
                                                    </w:div>
                                                    <w:div w:id="1319075740">
                                                      <w:marLeft w:val="0"/>
                                                      <w:marRight w:val="0"/>
                                                      <w:marTop w:val="0"/>
                                                      <w:marBottom w:val="0"/>
                                                      <w:divBdr>
                                                        <w:top w:val="none" w:sz="0" w:space="0" w:color="auto"/>
                                                        <w:left w:val="none" w:sz="0" w:space="0" w:color="auto"/>
                                                        <w:bottom w:val="none" w:sz="0" w:space="0" w:color="auto"/>
                                                        <w:right w:val="none" w:sz="0" w:space="0" w:color="auto"/>
                                                      </w:divBdr>
                                                    </w:div>
                                                    <w:div w:id="1324507873">
                                                      <w:marLeft w:val="0"/>
                                                      <w:marRight w:val="0"/>
                                                      <w:marTop w:val="0"/>
                                                      <w:marBottom w:val="0"/>
                                                      <w:divBdr>
                                                        <w:top w:val="none" w:sz="0" w:space="0" w:color="auto"/>
                                                        <w:left w:val="none" w:sz="0" w:space="0" w:color="auto"/>
                                                        <w:bottom w:val="none" w:sz="0" w:space="0" w:color="auto"/>
                                                        <w:right w:val="none" w:sz="0" w:space="0" w:color="auto"/>
                                                      </w:divBdr>
                                                    </w:div>
                                                    <w:div w:id="1334991860">
                                                      <w:marLeft w:val="0"/>
                                                      <w:marRight w:val="0"/>
                                                      <w:marTop w:val="0"/>
                                                      <w:marBottom w:val="0"/>
                                                      <w:divBdr>
                                                        <w:top w:val="none" w:sz="0" w:space="0" w:color="auto"/>
                                                        <w:left w:val="none" w:sz="0" w:space="0" w:color="auto"/>
                                                        <w:bottom w:val="none" w:sz="0" w:space="0" w:color="auto"/>
                                                        <w:right w:val="none" w:sz="0" w:space="0" w:color="auto"/>
                                                      </w:divBdr>
                                                    </w:div>
                                                    <w:div w:id="1360163320">
                                                      <w:marLeft w:val="0"/>
                                                      <w:marRight w:val="0"/>
                                                      <w:marTop w:val="0"/>
                                                      <w:marBottom w:val="0"/>
                                                      <w:divBdr>
                                                        <w:top w:val="none" w:sz="0" w:space="0" w:color="auto"/>
                                                        <w:left w:val="none" w:sz="0" w:space="0" w:color="auto"/>
                                                        <w:bottom w:val="none" w:sz="0" w:space="0" w:color="auto"/>
                                                        <w:right w:val="none" w:sz="0" w:space="0" w:color="auto"/>
                                                      </w:divBdr>
                                                    </w:div>
                                                    <w:div w:id="1371489529">
                                                      <w:marLeft w:val="0"/>
                                                      <w:marRight w:val="0"/>
                                                      <w:marTop w:val="0"/>
                                                      <w:marBottom w:val="0"/>
                                                      <w:divBdr>
                                                        <w:top w:val="none" w:sz="0" w:space="0" w:color="auto"/>
                                                        <w:left w:val="none" w:sz="0" w:space="0" w:color="auto"/>
                                                        <w:bottom w:val="none" w:sz="0" w:space="0" w:color="auto"/>
                                                        <w:right w:val="none" w:sz="0" w:space="0" w:color="auto"/>
                                                      </w:divBdr>
                                                    </w:div>
                                                    <w:div w:id="1386761897">
                                                      <w:marLeft w:val="0"/>
                                                      <w:marRight w:val="0"/>
                                                      <w:marTop w:val="0"/>
                                                      <w:marBottom w:val="0"/>
                                                      <w:divBdr>
                                                        <w:top w:val="none" w:sz="0" w:space="0" w:color="auto"/>
                                                        <w:left w:val="none" w:sz="0" w:space="0" w:color="auto"/>
                                                        <w:bottom w:val="none" w:sz="0" w:space="0" w:color="auto"/>
                                                        <w:right w:val="none" w:sz="0" w:space="0" w:color="auto"/>
                                                      </w:divBdr>
                                                    </w:div>
                                                    <w:div w:id="1389105456">
                                                      <w:marLeft w:val="0"/>
                                                      <w:marRight w:val="0"/>
                                                      <w:marTop w:val="0"/>
                                                      <w:marBottom w:val="0"/>
                                                      <w:divBdr>
                                                        <w:top w:val="none" w:sz="0" w:space="0" w:color="auto"/>
                                                        <w:left w:val="none" w:sz="0" w:space="0" w:color="auto"/>
                                                        <w:bottom w:val="none" w:sz="0" w:space="0" w:color="auto"/>
                                                        <w:right w:val="none" w:sz="0" w:space="0" w:color="auto"/>
                                                      </w:divBdr>
                                                    </w:div>
                                                    <w:div w:id="1447430009">
                                                      <w:marLeft w:val="0"/>
                                                      <w:marRight w:val="0"/>
                                                      <w:marTop w:val="0"/>
                                                      <w:marBottom w:val="0"/>
                                                      <w:divBdr>
                                                        <w:top w:val="none" w:sz="0" w:space="0" w:color="auto"/>
                                                        <w:left w:val="none" w:sz="0" w:space="0" w:color="auto"/>
                                                        <w:bottom w:val="none" w:sz="0" w:space="0" w:color="auto"/>
                                                        <w:right w:val="none" w:sz="0" w:space="0" w:color="auto"/>
                                                      </w:divBdr>
                                                    </w:div>
                                                    <w:div w:id="1480221824">
                                                      <w:marLeft w:val="0"/>
                                                      <w:marRight w:val="0"/>
                                                      <w:marTop w:val="0"/>
                                                      <w:marBottom w:val="0"/>
                                                      <w:divBdr>
                                                        <w:top w:val="none" w:sz="0" w:space="0" w:color="auto"/>
                                                        <w:left w:val="none" w:sz="0" w:space="0" w:color="auto"/>
                                                        <w:bottom w:val="none" w:sz="0" w:space="0" w:color="auto"/>
                                                        <w:right w:val="none" w:sz="0" w:space="0" w:color="auto"/>
                                                      </w:divBdr>
                                                    </w:div>
                                                    <w:div w:id="1494301004">
                                                      <w:marLeft w:val="0"/>
                                                      <w:marRight w:val="0"/>
                                                      <w:marTop w:val="0"/>
                                                      <w:marBottom w:val="0"/>
                                                      <w:divBdr>
                                                        <w:top w:val="none" w:sz="0" w:space="0" w:color="auto"/>
                                                        <w:left w:val="none" w:sz="0" w:space="0" w:color="auto"/>
                                                        <w:bottom w:val="none" w:sz="0" w:space="0" w:color="auto"/>
                                                        <w:right w:val="none" w:sz="0" w:space="0" w:color="auto"/>
                                                      </w:divBdr>
                                                    </w:div>
                                                    <w:div w:id="1519737309">
                                                      <w:marLeft w:val="0"/>
                                                      <w:marRight w:val="0"/>
                                                      <w:marTop w:val="0"/>
                                                      <w:marBottom w:val="0"/>
                                                      <w:divBdr>
                                                        <w:top w:val="none" w:sz="0" w:space="0" w:color="auto"/>
                                                        <w:left w:val="none" w:sz="0" w:space="0" w:color="auto"/>
                                                        <w:bottom w:val="none" w:sz="0" w:space="0" w:color="auto"/>
                                                        <w:right w:val="none" w:sz="0" w:space="0" w:color="auto"/>
                                                      </w:divBdr>
                                                    </w:div>
                                                    <w:div w:id="1528252989">
                                                      <w:marLeft w:val="0"/>
                                                      <w:marRight w:val="0"/>
                                                      <w:marTop w:val="0"/>
                                                      <w:marBottom w:val="0"/>
                                                      <w:divBdr>
                                                        <w:top w:val="none" w:sz="0" w:space="0" w:color="auto"/>
                                                        <w:left w:val="none" w:sz="0" w:space="0" w:color="auto"/>
                                                        <w:bottom w:val="none" w:sz="0" w:space="0" w:color="auto"/>
                                                        <w:right w:val="none" w:sz="0" w:space="0" w:color="auto"/>
                                                      </w:divBdr>
                                                    </w:div>
                                                    <w:div w:id="1580286758">
                                                      <w:marLeft w:val="0"/>
                                                      <w:marRight w:val="0"/>
                                                      <w:marTop w:val="0"/>
                                                      <w:marBottom w:val="0"/>
                                                      <w:divBdr>
                                                        <w:top w:val="none" w:sz="0" w:space="0" w:color="auto"/>
                                                        <w:left w:val="none" w:sz="0" w:space="0" w:color="auto"/>
                                                        <w:bottom w:val="none" w:sz="0" w:space="0" w:color="auto"/>
                                                        <w:right w:val="none" w:sz="0" w:space="0" w:color="auto"/>
                                                      </w:divBdr>
                                                    </w:div>
                                                    <w:div w:id="1651784880">
                                                      <w:marLeft w:val="0"/>
                                                      <w:marRight w:val="0"/>
                                                      <w:marTop w:val="0"/>
                                                      <w:marBottom w:val="0"/>
                                                      <w:divBdr>
                                                        <w:top w:val="none" w:sz="0" w:space="0" w:color="auto"/>
                                                        <w:left w:val="none" w:sz="0" w:space="0" w:color="auto"/>
                                                        <w:bottom w:val="none" w:sz="0" w:space="0" w:color="auto"/>
                                                        <w:right w:val="none" w:sz="0" w:space="0" w:color="auto"/>
                                                      </w:divBdr>
                                                    </w:div>
                                                    <w:div w:id="1689914515">
                                                      <w:marLeft w:val="0"/>
                                                      <w:marRight w:val="0"/>
                                                      <w:marTop w:val="0"/>
                                                      <w:marBottom w:val="0"/>
                                                      <w:divBdr>
                                                        <w:top w:val="none" w:sz="0" w:space="0" w:color="auto"/>
                                                        <w:left w:val="none" w:sz="0" w:space="0" w:color="auto"/>
                                                        <w:bottom w:val="none" w:sz="0" w:space="0" w:color="auto"/>
                                                        <w:right w:val="none" w:sz="0" w:space="0" w:color="auto"/>
                                                      </w:divBdr>
                                                    </w:div>
                                                    <w:div w:id="1725375603">
                                                      <w:marLeft w:val="0"/>
                                                      <w:marRight w:val="0"/>
                                                      <w:marTop w:val="0"/>
                                                      <w:marBottom w:val="0"/>
                                                      <w:divBdr>
                                                        <w:top w:val="none" w:sz="0" w:space="0" w:color="auto"/>
                                                        <w:left w:val="none" w:sz="0" w:space="0" w:color="auto"/>
                                                        <w:bottom w:val="none" w:sz="0" w:space="0" w:color="auto"/>
                                                        <w:right w:val="none" w:sz="0" w:space="0" w:color="auto"/>
                                                      </w:divBdr>
                                                    </w:div>
                                                    <w:div w:id="1753427090">
                                                      <w:marLeft w:val="0"/>
                                                      <w:marRight w:val="0"/>
                                                      <w:marTop w:val="0"/>
                                                      <w:marBottom w:val="0"/>
                                                      <w:divBdr>
                                                        <w:top w:val="none" w:sz="0" w:space="0" w:color="auto"/>
                                                        <w:left w:val="none" w:sz="0" w:space="0" w:color="auto"/>
                                                        <w:bottom w:val="none" w:sz="0" w:space="0" w:color="auto"/>
                                                        <w:right w:val="none" w:sz="0" w:space="0" w:color="auto"/>
                                                      </w:divBdr>
                                                    </w:div>
                                                    <w:div w:id="1772432285">
                                                      <w:marLeft w:val="0"/>
                                                      <w:marRight w:val="0"/>
                                                      <w:marTop w:val="0"/>
                                                      <w:marBottom w:val="0"/>
                                                      <w:divBdr>
                                                        <w:top w:val="none" w:sz="0" w:space="0" w:color="auto"/>
                                                        <w:left w:val="none" w:sz="0" w:space="0" w:color="auto"/>
                                                        <w:bottom w:val="none" w:sz="0" w:space="0" w:color="auto"/>
                                                        <w:right w:val="none" w:sz="0" w:space="0" w:color="auto"/>
                                                      </w:divBdr>
                                                    </w:div>
                                                    <w:div w:id="1777750380">
                                                      <w:marLeft w:val="0"/>
                                                      <w:marRight w:val="0"/>
                                                      <w:marTop w:val="0"/>
                                                      <w:marBottom w:val="0"/>
                                                      <w:divBdr>
                                                        <w:top w:val="none" w:sz="0" w:space="0" w:color="auto"/>
                                                        <w:left w:val="none" w:sz="0" w:space="0" w:color="auto"/>
                                                        <w:bottom w:val="none" w:sz="0" w:space="0" w:color="auto"/>
                                                        <w:right w:val="none" w:sz="0" w:space="0" w:color="auto"/>
                                                      </w:divBdr>
                                                    </w:div>
                                                    <w:div w:id="1828395670">
                                                      <w:marLeft w:val="0"/>
                                                      <w:marRight w:val="0"/>
                                                      <w:marTop w:val="0"/>
                                                      <w:marBottom w:val="0"/>
                                                      <w:divBdr>
                                                        <w:top w:val="none" w:sz="0" w:space="0" w:color="auto"/>
                                                        <w:left w:val="none" w:sz="0" w:space="0" w:color="auto"/>
                                                        <w:bottom w:val="none" w:sz="0" w:space="0" w:color="auto"/>
                                                        <w:right w:val="none" w:sz="0" w:space="0" w:color="auto"/>
                                                      </w:divBdr>
                                                    </w:div>
                                                    <w:div w:id="1862819068">
                                                      <w:marLeft w:val="0"/>
                                                      <w:marRight w:val="0"/>
                                                      <w:marTop w:val="0"/>
                                                      <w:marBottom w:val="0"/>
                                                      <w:divBdr>
                                                        <w:top w:val="none" w:sz="0" w:space="0" w:color="auto"/>
                                                        <w:left w:val="none" w:sz="0" w:space="0" w:color="auto"/>
                                                        <w:bottom w:val="none" w:sz="0" w:space="0" w:color="auto"/>
                                                        <w:right w:val="none" w:sz="0" w:space="0" w:color="auto"/>
                                                      </w:divBdr>
                                                    </w:div>
                                                    <w:div w:id="1873573727">
                                                      <w:marLeft w:val="0"/>
                                                      <w:marRight w:val="0"/>
                                                      <w:marTop w:val="0"/>
                                                      <w:marBottom w:val="0"/>
                                                      <w:divBdr>
                                                        <w:top w:val="none" w:sz="0" w:space="0" w:color="auto"/>
                                                        <w:left w:val="none" w:sz="0" w:space="0" w:color="auto"/>
                                                        <w:bottom w:val="none" w:sz="0" w:space="0" w:color="auto"/>
                                                        <w:right w:val="none" w:sz="0" w:space="0" w:color="auto"/>
                                                      </w:divBdr>
                                                    </w:div>
                                                    <w:div w:id="1881283725">
                                                      <w:marLeft w:val="0"/>
                                                      <w:marRight w:val="0"/>
                                                      <w:marTop w:val="0"/>
                                                      <w:marBottom w:val="0"/>
                                                      <w:divBdr>
                                                        <w:top w:val="none" w:sz="0" w:space="0" w:color="auto"/>
                                                        <w:left w:val="none" w:sz="0" w:space="0" w:color="auto"/>
                                                        <w:bottom w:val="none" w:sz="0" w:space="0" w:color="auto"/>
                                                        <w:right w:val="none" w:sz="0" w:space="0" w:color="auto"/>
                                                      </w:divBdr>
                                                    </w:div>
                                                    <w:div w:id="1889142378">
                                                      <w:marLeft w:val="0"/>
                                                      <w:marRight w:val="0"/>
                                                      <w:marTop w:val="0"/>
                                                      <w:marBottom w:val="0"/>
                                                      <w:divBdr>
                                                        <w:top w:val="none" w:sz="0" w:space="0" w:color="auto"/>
                                                        <w:left w:val="none" w:sz="0" w:space="0" w:color="auto"/>
                                                        <w:bottom w:val="none" w:sz="0" w:space="0" w:color="auto"/>
                                                        <w:right w:val="none" w:sz="0" w:space="0" w:color="auto"/>
                                                      </w:divBdr>
                                                    </w:div>
                                                    <w:div w:id="1922761540">
                                                      <w:marLeft w:val="0"/>
                                                      <w:marRight w:val="0"/>
                                                      <w:marTop w:val="0"/>
                                                      <w:marBottom w:val="0"/>
                                                      <w:divBdr>
                                                        <w:top w:val="none" w:sz="0" w:space="0" w:color="auto"/>
                                                        <w:left w:val="none" w:sz="0" w:space="0" w:color="auto"/>
                                                        <w:bottom w:val="none" w:sz="0" w:space="0" w:color="auto"/>
                                                        <w:right w:val="none" w:sz="0" w:space="0" w:color="auto"/>
                                                      </w:divBdr>
                                                    </w:div>
                                                    <w:div w:id="1923639405">
                                                      <w:marLeft w:val="0"/>
                                                      <w:marRight w:val="0"/>
                                                      <w:marTop w:val="0"/>
                                                      <w:marBottom w:val="0"/>
                                                      <w:divBdr>
                                                        <w:top w:val="none" w:sz="0" w:space="0" w:color="auto"/>
                                                        <w:left w:val="none" w:sz="0" w:space="0" w:color="auto"/>
                                                        <w:bottom w:val="none" w:sz="0" w:space="0" w:color="auto"/>
                                                        <w:right w:val="none" w:sz="0" w:space="0" w:color="auto"/>
                                                      </w:divBdr>
                                                    </w:div>
                                                    <w:div w:id="1966932211">
                                                      <w:marLeft w:val="0"/>
                                                      <w:marRight w:val="0"/>
                                                      <w:marTop w:val="0"/>
                                                      <w:marBottom w:val="0"/>
                                                      <w:divBdr>
                                                        <w:top w:val="none" w:sz="0" w:space="0" w:color="auto"/>
                                                        <w:left w:val="none" w:sz="0" w:space="0" w:color="auto"/>
                                                        <w:bottom w:val="none" w:sz="0" w:space="0" w:color="auto"/>
                                                        <w:right w:val="none" w:sz="0" w:space="0" w:color="auto"/>
                                                      </w:divBdr>
                                                    </w:div>
                                                    <w:div w:id="1971475256">
                                                      <w:marLeft w:val="0"/>
                                                      <w:marRight w:val="0"/>
                                                      <w:marTop w:val="0"/>
                                                      <w:marBottom w:val="0"/>
                                                      <w:divBdr>
                                                        <w:top w:val="none" w:sz="0" w:space="0" w:color="auto"/>
                                                        <w:left w:val="none" w:sz="0" w:space="0" w:color="auto"/>
                                                        <w:bottom w:val="none" w:sz="0" w:space="0" w:color="auto"/>
                                                        <w:right w:val="none" w:sz="0" w:space="0" w:color="auto"/>
                                                      </w:divBdr>
                                                    </w:div>
                                                    <w:div w:id="1974754856">
                                                      <w:marLeft w:val="0"/>
                                                      <w:marRight w:val="0"/>
                                                      <w:marTop w:val="0"/>
                                                      <w:marBottom w:val="0"/>
                                                      <w:divBdr>
                                                        <w:top w:val="none" w:sz="0" w:space="0" w:color="auto"/>
                                                        <w:left w:val="none" w:sz="0" w:space="0" w:color="auto"/>
                                                        <w:bottom w:val="none" w:sz="0" w:space="0" w:color="auto"/>
                                                        <w:right w:val="none" w:sz="0" w:space="0" w:color="auto"/>
                                                      </w:divBdr>
                                                    </w:div>
                                                    <w:div w:id="2002002340">
                                                      <w:marLeft w:val="0"/>
                                                      <w:marRight w:val="0"/>
                                                      <w:marTop w:val="0"/>
                                                      <w:marBottom w:val="0"/>
                                                      <w:divBdr>
                                                        <w:top w:val="none" w:sz="0" w:space="0" w:color="auto"/>
                                                        <w:left w:val="none" w:sz="0" w:space="0" w:color="auto"/>
                                                        <w:bottom w:val="none" w:sz="0" w:space="0" w:color="auto"/>
                                                        <w:right w:val="none" w:sz="0" w:space="0" w:color="auto"/>
                                                      </w:divBdr>
                                                    </w:div>
                                                    <w:div w:id="2035963451">
                                                      <w:marLeft w:val="0"/>
                                                      <w:marRight w:val="0"/>
                                                      <w:marTop w:val="0"/>
                                                      <w:marBottom w:val="0"/>
                                                      <w:divBdr>
                                                        <w:top w:val="none" w:sz="0" w:space="0" w:color="auto"/>
                                                        <w:left w:val="none" w:sz="0" w:space="0" w:color="auto"/>
                                                        <w:bottom w:val="none" w:sz="0" w:space="0" w:color="auto"/>
                                                        <w:right w:val="none" w:sz="0" w:space="0" w:color="auto"/>
                                                      </w:divBdr>
                                                    </w:div>
                                                    <w:div w:id="2105682218">
                                                      <w:marLeft w:val="0"/>
                                                      <w:marRight w:val="0"/>
                                                      <w:marTop w:val="0"/>
                                                      <w:marBottom w:val="0"/>
                                                      <w:divBdr>
                                                        <w:top w:val="none" w:sz="0" w:space="0" w:color="auto"/>
                                                        <w:left w:val="none" w:sz="0" w:space="0" w:color="auto"/>
                                                        <w:bottom w:val="none" w:sz="0" w:space="0" w:color="auto"/>
                                                        <w:right w:val="none" w:sz="0" w:space="0" w:color="auto"/>
                                                      </w:divBdr>
                                                    </w:div>
                                                    <w:div w:id="2115439548">
                                                      <w:marLeft w:val="0"/>
                                                      <w:marRight w:val="0"/>
                                                      <w:marTop w:val="0"/>
                                                      <w:marBottom w:val="0"/>
                                                      <w:divBdr>
                                                        <w:top w:val="none" w:sz="0" w:space="0" w:color="auto"/>
                                                        <w:left w:val="none" w:sz="0" w:space="0" w:color="auto"/>
                                                        <w:bottom w:val="none" w:sz="0" w:space="0" w:color="auto"/>
                                                        <w:right w:val="none" w:sz="0" w:space="0" w:color="auto"/>
                                                      </w:divBdr>
                                                    </w:div>
                                                    <w:div w:id="21381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8828745">
      <w:bodyDiv w:val="1"/>
      <w:marLeft w:val="0"/>
      <w:marRight w:val="0"/>
      <w:marTop w:val="0"/>
      <w:marBottom w:val="0"/>
      <w:divBdr>
        <w:top w:val="none" w:sz="0" w:space="0" w:color="auto"/>
        <w:left w:val="none" w:sz="0" w:space="0" w:color="auto"/>
        <w:bottom w:val="none" w:sz="0" w:space="0" w:color="auto"/>
        <w:right w:val="none" w:sz="0" w:space="0" w:color="auto"/>
      </w:divBdr>
      <w:divsChild>
        <w:div w:id="754396317">
          <w:marLeft w:val="446"/>
          <w:marRight w:val="0"/>
          <w:marTop w:val="0"/>
          <w:marBottom w:val="0"/>
          <w:divBdr>
            <w:top w:val="none" w:sz="0" w:space="0" w:color="auto"/>
            <w:left w:val="none" w:sz="0" w:space="0" w:color="auto"/>
            <w:bottom w:val="none" w:sz="0" w:space="0" w:color="auto"/>
            <w:right w:val="none" w:sz="0" w:space="0" w:color="auto"/>
          </w:divBdr>
        </w:div>
      </w:divsChild>
    </w:div>
    <w:div w:id="324162754">
      <w:bodyDiv w:val="1"/>
      <w:marLeft w:val="0"/>
      <w:marRight w:val="0"/>
      <w:marTop w:val="0"/>
      <w:marBottom w:val="0"/>
      <w:divBdr>
        <w:top w:val="none" w:sz="0" w:space="0" w:color="auto"/>
        <w:left w:val="none" w:sz="0" w:space="0" w:color="auto"/>
        <w:bottom w:val="none" w:sz="0" w:space="0" w:color="auto"/>
        <w:right w:val="none" w:sz="0" w:space="0" w:color="auto"/>
      </w:divBdr>
    </w:div>
    <w:div w:id="343286570">
      <w:bodyDiv w:val="1"/>
      <w:marLeft w:val="0"/>
      <w:marRight w:val="0"/>
      <w:marTop w:val="0"/>
      <w:marBottom w:val="0"/>
      <w:divBdr>
        <w:top w:val="none" w:sz="0" w:space="0" w:color="auto"/>
        <w:left w:val="none" w:sz="0" w:space="0" w:color="auto"/>
        <w:bottom w:val="none" w:sz="0" w:space="0" w:color="auto"/>
        <w:right w:val="none" w:sz="0" w:space="0" w:color="auto"/>
      </w:divBdr>
    </w:div>
    <w:div w:id="376513927">
      <w:bodyDiv w:val="1"/>
      <w:marLeft w:val="0"/>
      <w:marRight w:val="0"/>
      <w:marTop w:val="0"/>
      <w:marBottom w:val="0"/>
      <w:divBdr>
        <w:top w:val="none" w:sz="0" w:space="0" w:color="auto"/>
        <w:left w:val="none" w:sz="0" w:space="0" w:color="auto"/>
        <w:bottom w:val="none" w:sz="0" w:space="0" w:color="auto"/>
        <w:right w:val="none" w:sz="0" w:space="0" w:color="auto"/>
      </w:divBdr>
      <w:divsChild>
        <w:div w:id="1375697776">
          <w:marLeft w:val="0"/>
          <w:marRight w:val="0"/>
          <w:marTop w:val="0"/>
          <w:marBottom w:val="0"/>
          <w:divBdr>
            <w:top w:val="none" w:sz="0" w:space="0" w:color="auto"/>
            <w:left w:val="none" w:sz="0" w:space="0" w:color="auto"/>
            <w:bottom w:val="none" w:sz="0" w:space="0" w:color="auto"/>
            <w:right w:val="none" w:sz="0" w:space="0" w:color="auto"/>
          </w:divBdr>
        </w:div>
      </w:divsChild>
    </w:div>
    <w:div w:id="379787726">
      <w:bodyDiv w:val="1"/>
      <w:marLeft w:val="0"/>
      <w:marRight w:val="0"/>
      <w:marTop w:val="0"/>
      <w:marBottom w:val="0"/>
      <w:divBdr>
        <w:top w:val="none" w:sz="0" w:space="0" w:color="auto"/>
        <w:left w:val="none" w:sz="0" w:space="0" w:color="auto"/>
        <w:bottom w:val="none" w:sz="0" w:space="0" w:color="auto"/>
        <w:right w:val="none" w:sz="0" w:space="0" w:color="auto"/>
      </w:divBdr>
    </w:div>
    <w:div w:id="400102151">
      <w:bodyDiv w:val="1"/>
      <w:marLeft w:val="0"/>
      <w:marRight w:val="0"/>
      <w:marTop w:val="0"/>
      <w:marBottom w:val="0"/>
      <w:divBdr>
        <w:top w:val="none" w:sz="0" w:space="0" w:color="auto"/>
        <w:left w:val="none" w:sz="0" w:space="0" w:color="auto"/>
        <w:bottom w:val="none" w:sz="0" w:space="0" w:color="auto"/>
        <w:right w:val="none" w:sz="0" w:space="0" w:color="auto"/>
      </w:divBdr>
    </w:div>
    <w:div w:id="402340181">
      <w:bodyDiv w:val="1"/>
      <w:marLeft w:val="0"/>
      <w:marRight w:val="0"/>
      <w:marTop w:val="0"/>
      <w:marBottom w:val="0"/>
      <w:divBdr>
        <w:top w:val="none" w:sz="0" w:space="0" w:color="auto"/>
        <w:left w:val="none" w:sz="0" w:space="0" w:color="auto"/>
        <w:bottom w:val="none" w:sz="0" w:space="0" w:color="auto"/>
        <w:right w:val="none" w:sz="0" w:space="0" w:color="auto"/>
      </w:divBdr>
    </w:div>
    <w:div w:id="446629167">
      <w:bodyDiv w:val="1"/>
      <w:marLeft w:val="0"/>
      <w:marRight w:val="0"/>
      <w:marTop w:val="0"/>
      <w:marBottom w:val="0"/>
      <w:divBdr>
        <w:top w:val="none" w:sz="0" w:space="0" w:color="auto"/>
        <w:left w:val="none" w:sz="0" w:space="0" w:color="auto"/>
        <w:bottom w:val="none" w:sz="0" w:space="0" w:color="auto"/>
        <w:right w:val="none" w:sz="0" w:space="0" w:color="auto"/>
      </w:divBdr>
      <w:divsChild>
        <w:div w:id="441337601">
          <w:marLeft w:val="547"/>
          <w:marRight w:val="0"/>
          <w:marTop w:val="0"/>
          <w:marBottom w:val="240"/>
          <w:divBdr>
            <w:top w:val="none" w:sz="0" w:space="0" w:color="auto"/>
            <w:left w:val="none" w:sz="0" w:space="0" w:color="auto"/>
            <w:bottom w:val="none" w:sz="0" w:space="0" w:color="auto"/>
            <w:right w:val="none" w:sz="0" w:space="0" w:color="auto"/>
          </w:divBdr>
        </w:div>
      </w:divsChild>
    </w:div>
    <w:div w:id="455410748">
      <w:bodyDiv w:val="1"/>
      <w:marLeft w:val="0"/>
      <w:marRight w:val="0"/>
      <w:marTop w:val="0"/>
      <w:marBottom w:val="0"/>
      <w:divBdr>
        <w:top w:val="none" w:sz="0" w:space="0" w:color="auto"/>
        <w:left w:val="none" w:sz="0" w:space="0" w:color="auto"/>
        <w:bottom w:val="none" w:sz="0" w:space="0" w:color="auto"/>
        <w:right w:val="none" w:sz="0" w:space="0" w:color="auto"/>
      </w:divBdr>
    </w:div>
    <w:div w:id="459999509">
      <w:bodyDiv w:val="1"/>
      <w:marLeft w:val="0"/>
      <w:marRight w:val="0"/>
      <w:marTop w:val="0"/>
      <w:marBottom w:val="0"/>
      <w:divBdr>
        <w:top w:val="none" w:sz="0" w:space="0" w:color="auto"/>
        <w:left w:val="none" w:sz="0" w:space="0" w:color="auto"/>
        <w:bottom w:val="none" w:sz="0" w:space="0" w:color="auto"/>
        <w:right w:val="none" w:sz="0" w:space="0" w:color="auto"/>
      </w:divBdr>
    </w:div>
    <w:div w:id="469714544">
      <w:bodyDiv w:val="1"/>
      <w:marLeft w:val="0"/>
      <w:marRight w:val="0"/>
      <w:marTop w:val="0"/>
      <w:marBottom w:val="0"/>
      <w:divBdr>
        <w:top w:val="none" w:sz="0" w:space="0" w:color="auto"/>
        <w:left w:val="none" w:sz="0" w:space="0" w:color="auto"/>
        <w:bottom w:val="none" w:sz="0" w:space="0" w:color="auto"/>
        <w:right w:val="none" w:sz="0" w:space="0" w:color="auto"/>
      </w:divBdr>
    </w:div>
    <w:div w:id="474444939">
      <w:bodyDiv w:val="1"/>
      <w:marLeft w:val="0"/>
      <w:marRight w:val="0"/>
      <w:marTop w:val="0"/>
      <w:marBottom w:val="0"/>
      <w:divBdr>
        <w:top w:val="none" w:sz="0" w:space="0" w:color="auto"/>
        <w:left w:val="none" w:sz="0" w:space="0" w:color="auto"/>
        <w:bottom w:val="none" w:sz="0" w:space="0" w:color="auto"/>
        <w:right w:val="none" w:sz="0" w:space="0" w:color="auto"/>
      </w:divBdr>
    </w:div>
    <w:div w:id="496381074">
      <w:bodyDiv w:val="1"/>
      <w:marLeft w:val="0"/>
      <w:marRight w:val="0"/>
      <w:marTop w:val="0"/>
      <w:marBottom w:val="0"/>
      <w:divBdr>
        <w:top w:val="none" w:sz="0" w:space="0" w:color="auto"/>
        <w:left w:val="none" w:sz="0" w:space="0" w:color="auto"/>
        <w:bottom w:val="none" w:sz="0" w:space="0" w:color="auto"/>
        <w:right w:val="none" w:sz="0" w:space="0" w:color="auto"/>
      </w:divBdr>
    </w:div>
    <w:div w:id="499850626">
      <w:bodyDiv w:val="1"/>
      <w:marLeft w:val="0"/>
      <w:marRight w:val="0"/>
      <w:marTop w:val="0"/>
      <w:marBottom w:val="0"/>
      <w:divBdr>
        <w:top w:val="none" w:sz="0" w:space="0" w:color="auto"/>
        <w:left w:val="none" w:sz="0" w:space="0" w:color="auto"/>
        <w:bottom w:val="none" w:sz="0" w:space="0" w:color="auto"/>
        <w:right w:val="none" w:sz="0" w:space="0" w:color="auto"/>
      </w:divBdr>
      <w:divsChild>
        <w:div w:id="1032147067">
          <w:marLeft w:val="547"/>
          <w:marRight w:val="0"/>
          <w:marTop w:val="0"/>
          <w:marBottom w:val="120"/>
          <w:divBdr>
            <w:top w:val="none" w:sz="0" w:space="0" w:color="auto"/>
            <w:left w:val="none" w:sz="0" w:space="0" w:color="auto"/>
            <w:bottom w:val="none" w:sz="0" w:space="0" w:color="auto"/>
            <w:right w:val="none" w:sz="0" w:space="0" w:color="auto"/>
          </w:divBdr>
        </w:div>
      </w:divsChild>
    </w:div>
    <w:div w:id="518543906">
      <w:bodyDiv w:val="1"/>
      <w:marLeft w:val="0"/>
      <w:marRight w:val="0"/>
      <w:marTop w:val="0"/>
      <w:marBottom w:val="0"/>
      <w:divBdr>
        <w:top w:val="none" w:sz="0" w:space="0" w:color="auto"/>
        <w:left w:val="none" w:sz="0" w:space="0" w:color="auto"/>
        <w:bottom w:val="none" w:sz="0" w:space="0" w:color="auto"/>
        <w:right w:val="none" w:sz="0" w:space="0" w:color="auto"/>
      </w:divBdr>
    </w:div>
    <w:div w:id="552545535">
      <w:bodyDiv w:val="1"/>
      <w:marLeft w:val="0"/>
      <w:marRight w:val="0"/>
      <w:marTop w:val="0"/>
      <w:marBottom w:val="0"/>
      <w:divBdr>
        <w:top w:val="none" w:sz="0" w:space="0" w:color="auto"/>
        <w:left w:val="none" w:sz="0" w:space="0" w:color="auto"/>
        <w:bottom w:val="none" w:sz="0" w:space="0" w:color="auto"/>
        <w:right w:val="none" w:sz="0" w:space="0" w:color="auto"/>
      </w:divBdr>
    </w:div>
    <w:div w:id="606154087">
      <w:bodyDiv w:val="1"/>
      <w:marLeft w:val="0"/>
      <w:marRight w:val="0"/>
      <w:marTop w:val="0"/>
      <w:marBottom w:val="0"/>
      <w:divBdr>
        <w:top w:val="none" w:sz="0" w:space="0" w:color="auto"/>
        <w:left w:val="none" w:sz="0" w:space="0" w:color="auto"/>
        <w:bottom w:val="none" w:sz="0" w:space="0" w:color="auto"/>
        <w:right w:val="none" w:sz="0" w:space="0" w:color="auto"/>
      </w:divBdr>
    </w:div>
    <w:div w:id="608317206">
      <w:bodyDiv w:val="1"/>
      <w:marLeft w:val="0"/>
      <w:marRight w:val="0"/>
      <w:marTop w:val="0"/>
      <w:marBottom w:val="0"/>
      <w:divBdr>
        <w:top w:val="none" w:sz="0" w:space="0" w:color="auto"/>
        <w:left w:val="none" w:sz="0" w:space="0" w:color="auto"/>
        <w:bottom w:val="none" w:sz="0" w:space="0" w:color="auto"/>
        <w:right w:val="none" w:sz="0" w:space="0" w:color="auto"/>
      </w:divBdr>
    </w:div>
    <w:div w:id="644286421">
      <w:bodyDiv w:val="1"/>
      <w:marLeft w:val="0"/>
      <w:marRight w:val="0"/>
      <w:marTop w:val="0"/>
      <w:marBottom w:val="0"/>
      <w:divBdr>
        <w:top w:val="none" w:sz="0" w:space="0" w:color="auto"/>
        <w:left w:val="none" w:sz="0" w:space="0" w:color="auto"/>
        <w:bottom w:val="none" w:sz="0" w:space="0" w:color="auto"/>
        <w:right w:val="none" w:sz="0" w:space="0" w:color="auto"/>
      </w:divBdr>
    </w:div>
    <w:div w:id="692847240">
      <w:bodyDiv w:val="1"/>
      <w:marLeft w:val="0"/>
      <w:marRight w:val="0"/>
      <w:marTop w:val="0"/>
      <w:marBottom w:val="0"/>
      <w:divBdr>
        <w:top w:val="none" w:sz="0" w:space="0" w:color="auto"/>
        <w:left w:val="none" w:sz="0" w:space="0" w:color="auto"/>
        <w:bottom w:val="none" w:sz="0" w:space="0" w:color="auto"/>
        <w:right w:val="none" w:sz="0" w:space="0" w:color="auto"/>
      </w:divBdr>
    </w:div>
    <w:div w:id="721902313">
      <w:bodyDiv w:val="1"/>
      <w:marLeft w:val="0"/>
      <w:marRight w:val="0"/>
      <w:marTop w:val="0"/>
      <w:marBottom w:val="0"/>
      <w:divBdr>
        <w:top w:val="none" w:sz="0" w:space="0" w:color="auto"/>
        <w:left w:val="none" w:sz="0" w:space="0" w:color="auto"/>
        <w:bottom w:val="none" w:sz="0" w:space="0" w:color="auto"/>
        <w:right w:val="none" w:sz="0" w:space="0" w:color="auto"/>
      </w:divBdr>
      <w:divsChild>
        <w:div w:id="452748119">
          <w:marLeft w:val="374"/>
          <w:marRight w:val="0"/>
          <w:marTop w:val="0"/>
          <w:marBottom w:val="120"/>
          <w:divBdr>
            <w:top w:val="none" w:sz="0" w:space="0" w:color="auto"/>
            <w:left w:val="none" w:sz="0" w:space="0" w:color="auto"/>
            <w:bottom w:val="none" w:sz="0" w:space="0" w:color="auto"/>
            <w:right w:val="none" w:sz="0" w:space="0" w:color="auto"/>
          </w:divBdr>
        </w:div>
        <w:div w:id="1310555296">
          <w:marLeft w:val="374"/>
          <w:marRight w:val="0"/>
          <w:marTop w:val="0"/>
          <w:marBottom w:val="120"/>
          <w:divBdr>
            <w:top w:val="none" w:sz="0" w:space="0" w:color="auto"/>
            <w:left w:val="none" w:sz="0" w:space="0" w:color="auto"/>
            <w:bottom w:val="none" w:sz="0" w:space="0" w:color="auto"/>
            <w:right w:val="none" w:sz="0" w:space="0" w:color="auto"/>
          </w:divBdr>
        </w:div>
      </w:divsChild>
    </w:div>
    <w:div w:id="755396858">
      <w:bodyDiv w:val="1"/>
      <w:marLeft w:val="0"/>
      <w:marRight w:val="0"/>
      <w:marTop w:val="0"/>
      <w:marBottom w:val="0"/>
      <w:divBdr>
        <w:top w:val="none" w:sz="0" w:space="0" w:color="auto"/>
        <w:left w:val="none" w:sz="0" w:space="0" w:color="auto"/>
        <w:bottom w:val="none" w:sz="0" w:space="0" w:color="auto"/>
        <w:right w:val="none" w:sz="0" w:space="0" w:color="auto"/>
      </w:divBdr>
    </w:div>
    <w:div w:id="758016104">
      <w:bodyDiv w:val="1"/>
      <w:marLeft w:val="0"/>
      <w:marRight w:val="0"/>
      <w:marTop w:val="0"/>
      <w:marBottom w:val="0"/>
      <w:divBdr>
        <w:top w:val="none" w:sz="0" w:space="0" w:color="auto"/>
        <w:left w:val="none" w:sz="0" w:space="0" w:color="auto"/>
        <w:bottom w:val="none" w:sz="0" w:space="0" w:color="auto"/>
        <w:right w:val="none" w:sz="0" w:space="0" w:color="auto"/>
      </w:divBdr>
    </w:div>
    <w:div w:id="766190057">
      <w:bodyDiv w:val="1"/>
      <w:marLeft w:val="0"/>
      <w:marRight w:val="0"/>
      <w:marTop w:val="0"/>
      <w:marBottom w:val="0"/>
      <w:divBdr>
        <w:top w:val="none" w:sz="0" w:space="0" w:color="auto"/>
        <w:left w:val="none" w:sz="0" w:space="0" w:color="auto"/>
        <w:bottom w:val="none" w:sz="0" w:space="0" w:color="auto"/>
        <w:right w:val="none" w:sz="0" w:space="0" w:color="auto"/>
      </w:divBdr>
    </w:div>
    <w:div w:id="780077818">
      <w:bodyDiv w:val="1"/>
      <w:marLeft w:val="0"/>
      <w:marRight w:val="0"/>
      <w:marTop w:val="0"/>
      <w:marBottom w:val="0"/>
      <w:divBdr>
        <w:top w:val="none" w:sz="0" w:space="0" w:color="auto"/>
        <w:left w:val="none" w:sz="0" w:space="0" w:color="auto"/>
        <w:bottom w:val="none" w:sz="0" w:space="0" w:color="auto"/>
        <w:right w:val="none" w:sz="0" w:space="0" w:color="auto"/>
      </w:divBdr>
    </w:div>
    <w:div w:id="783574972">
      <w:bodyDiv w:val="1"/>
      <w:marLeft w:val="0"/>
      <w:marRight w:val="0"/>
      <w:marTop w:val="0"/>
      <w:marBottom w:val="0"/>
      <w:divBdr>
        <w:top w:val="none" w:sz="0" w:space="0" w:color="auto"/>
        <w:left w:val="none" w:sz="0" w:space="0" w:color="auto"/>
        <w:bottom w:val="none" w:sz="0" w:space="0" w:color="auto"/>
        <w:right w:val="none" w:sz="0" w:space="0" w:color="auto"/>
      </w:divBdr>
      <w:divsChild>
        <w:div w:id="428309654">
          <w:marLeft w:val="547"/>
          <w:marRight w:val="0"/>
          <w:marTop w:val="0"/>
          <w:marBottom w:val="240"/>
          <w:divBdr>
            <w:top w:val="none" w:sz="0" w:space="0" w:color="auto"/>
            <w:left w:val="none" w:sz="0" w:space="0" w:color="auto"/>
            <w:bottom w:val="none" w:sz="0" w:space="0" w:color="auto"/>
            <w:right w:val="none" w:sz="0" w:space="0" w:color="auto"/>
          </w:divBdr>
        </w:div>
      </w:divsChild>
    </w:div>
    <w:div w:id="820736396">
      <w:bodyDiv w:val="1"/>
      <w:marLeft w:val="0"/>
      <w:marRight w:val="0"/>
      <w:marTop w:val="0"/>
      <w:marBottom w:val="0"/>
      <w:divBdr>
        <w:top w:val="none" w:sz="0" w:space="0" w:color="auto"/>
        <w:left w:val="none" w:sz="0" w:space="0" w:color="auto"/>
        <w:bottom w:val="none" w:sz="0" w:space="0" w:color="auto"/>
        <w:right w:val="none" w:sz="0" w:space="0" w:color="auto"/>
      </w:divBdr>
    </w:div>
    <w:div w:id="844903131">
      <w:bodyDiv w:val="1"/>
      <w:marLeft w:val="0"/>
      <w:marRight w:val="0"/>
      <w:marTop w:val="0"/>
      <w:marBottom w:val="0"/>
      <w:divBdr>
        <w:top w:val="none" w:sz="0" w:space="0" w:color="auto"/>
        <w:left w:val="none" w:sz="0" w:space="0" w:color="auto"/>
        <w:bottom w:val="none" w:sz="0" w:space="0" w:color="auto"/>
        <w:right w:val="none" w:sz="0" w:space="0" w:color="auto"/>
      </w:divBdr>
    </w:div>
    <w:div w:id="857473206">
      <w:bodyDiv w:val="1"/>
      <w:marLeft w:val="0"/>
      <w:marRight w:val="0"/>
      <w:marTop w:val="0"/>
      <w:marBottom w:val="0"/>
      <w:divBdr>
        <w:top w:val="none" w:sz="0" w:space="0" w:color="auto"/>
        <w:left w:val="none" w:sz="0" w:space="0" w:color="auto"/>
        <w:bottom w:val="none" w:sz="0" w:space="0" w:color="auto"/>
        <w:right w:val="none" w:sz="0" w:space="0" w:color="auto"/>
      </w:divBdr>
    </w:div>
    <w:div w:id="881480386">
      <w:bodyDiv w:val="1"/>
      <w:marLeft w:val="0"/>
      <w:marRight w:val="0"/>
      <w:marTop w:val="0"/>
      <w:marBottom w:val="0"/>
      <w:divBdr>
        <w:top w:val="none" w:sz="0" w:space="0" w:color="auto"/>
        <w:left w:val="none" w:sz="0" w:space="0" w:color="auto"/>
        <w:bottom w:val="none" w:sz="0" w:space="0" w:color="auto"/>
        <w:right w:val="none" w:sz="0" w:space="0" w:color="auto"/>
      </w:divBdr>
      <w:divsChild>
        <w:div w:id="1148283332">
          <w:marLeft w:val="374"/>
          <w:marRight w:val="0"/>
          <w:marTop w:val="0"/>
          <w:marBottom w:val="120"/>
          <w:divBdr>
            <w:top w:val="none" w:sz="0" w:space="0" w:color="auto"/>
            <w:left w:val="none" w:sz="0" w:space="0" w:color="auto"/>
            <w:bottom w:val="none" w:sz="0" w:space="0" w:color="auto"/>
            <w:right w:val="none" w:sz="0" w:space="0" w:color="auto"/>
          </w:divBdr>
        </w:div>
        <w:div w:id="2104690681">
          <w:marLeft w:val="374"/>
          <w:marRight w:val="0"/>
          <w:marTop w:val="0"/>
          <w:marBottom w:val="120"/>
          <w:divBdr>
            <w:top w:val="none" w:sz="0" w:space="0" w:color="auto"/>
            <w:left w:val="none" w:sz="0" w:space="0" w:color="auto"/>
            <w:bottom w:val="none" w:sz="0" w:space="0" w:color="auto"/>
            <w:right w:val="none" w:sz="0" w:space="0" w:color="auto"/>
          </w:divBdr>
        </w:div>
      </w:divsChild>
    </w:div>
    <w:div w:id="904874912">
      <w:bodyDiv w:val="1"/>
      <w:marLeft w:val="0"/>
      <w:marRight w:val="0"/>
      <w:marTop w:val="0"/>
      <w:marBottom w:val="0"/>
      <w:divBdr>
        <w:top w:val="none" w:sz="0" w:space="0" w:color="auto"/>
        <w:left w:val="none" w:sz="0" w:space="0" w:color="auto"/>
        <w:bottom w:val="none" w:sz="0" w:space="0" w:color="auto"/>
        <w:right w:val="none" w:sz="0" w:space="0" w:color="auto"/>
      </w:divBdr>
      <w:divsChild>
        <w:div w:id="2119375011">
          <w:marLeft w:val="547"/>
          <w:marRight w:val="0"/>
          <w:marTop w:val="0"/>
          <w:marBottom w:val="240"/>
          <w:divBdr>
            <w:top w:val="none" w:sz="0" w:space="0" w:color="auto"/>
            <w:left w:val="none" w:sz="0" w:space="0" w:color="auto"/>
            <w:bottom w:val="none" w:sz="0" w:space="0" w:color="auto"/>
            <w:right w:val="none" w:sz="0" w:space="0" w:color="auto"/>
          </w:divBdr>
        </w:div>
      </w:divsChild>
    </w:div>
    <w:div w:id="928318139">
      <w:bodyDiv w:val="1"/>
      <w:marLeft w:val="0"/>
      <w:marRight w:val="0"/>
      <w:marTop w:val="0"/>
      <w:marBottom w:val="0"/>
      <w:divBdr>
        <w:top w:val="none" w:sz="0" w:space="0" w:color="auto"/>
        <w:left w:val="none" w:sz="0" w:space="0" w:color="auto"/>
        <w:bottom w:val="none" w:sz="0" w:space="0" w:color="auto"/>
        <w:right w:val="none" w:sz="0" w:space="0" w:color="auto"/>
      </w:divBdr>
    </w:div>
    <w:div w:id="941649732">
      <w:bodyDiv w:val="1"/>
      <w:marLeft w:val="0"/>
      <w:marRight w:val="0"/>
      <w:marTop w:val="0"/>
      <w:marBottom w:val="0"/>
      <w:divBdr>
        <w:top w:val="none" w:sz="0" w:space="0" w:color="auto"/>
        <w:left w:val="none" w:sz="0" w:space="0" w:color="auto"/>
        <w:bottom w:val="none" w:sz="0" w:space="0" w:color="auto"/>
        <w:right w:val="none" w:sz="0" w:space="0" w:color="auto"/>
      </w:divBdr>
    </w:div>
    <w:div w:id="943801074">
      <w:bodyDiv w:val="1"/>
      <w:marLeft w:val="0"/>
      <w:marRight w:val="0"/>
      <w:marTop w:val="0"/>
      <w:marBottom w:val="0"/>
      <w:divBdr>
        <w:top w:val="none" w:sz="0" w:space="0" w:color="auto"/>
        <w:left w:val="none" w:sz="0" w:space="0" w:color="auto"/>
        <w:bottom w:val="none" w:sz="0" w:space="0" w:color="auto"/>
        <w:right w:val="none" w:sz="0" w:space="0" w:color="auto"/>
      </w:divBdr>
      <w:divsChild>
        <w:div w:id="153035051">
          <w:marLeft w:val="374"/>
          <w:marRight w:val="0"/>
          <w:marTop w:val="0"/>
          <w:marBottom w:val="120"/>
          <w:divBdr>
            <w:top w:val="none" w:sz="0" w:space="0" w:color="auto"/>
            <w:left w:val="none" w:sz="0" w:space="0" w:color="auto"/>
            <w:bottom w:val="none" w:sz="0" w:space="0" w:color="auto"/>
            <w:right w:val="none" w:sz="0" w:space="0" w:color="auto"/>
          </w:divBdr>
        </w:div>
        <w:div w:id="1697388931">
          <w:marLeft w:val="374"/>
          <w:marRight w:val="0"/>
          <w:marTop w:val="0"/>
          <w:marBottom w:val="120"/>
          <w:divBdr>
            <w:top w:val="none" w:sz="0" w:space="0" w:color="auto"/>
            <w:left w:val="none" w:sz="0" w:space="0" w:color="auto"/>
            <w:bottom w:val="none" w:sz="0" w:space="0" w:color="auto"/>
            <w:right w:val="none" w:sz="0" w:space="0" w:color="auto"/>
          </w:divBdr>
        </w:div>
        <w:div w:id="1994874428">
          <w:marLeft w:val="374"/>
          <w:marRight w:val="0"/>
          <w:marTop w:val="0"/>
          <w:marBottom w:val="120"/>
          <w:divBdr>
            <w:top w:val="none" w:sz="0" w:space="0" w:color="auto"/>
            <w:left w:val="none" w:sz="0" w:space="0" w:color="auto"/>
            <w:bottom w:val="none" w:sz="0" w:space="0" w:color="auto"/>
            <w:right w:val="none" w:sz="0" w:space="0" w:color="auto"/>
          </w:divBdr>
        </w:div>
      </w:divsChild>
    </w:div>
    <w:div w:id="952324638">
      <w:bodyDiv w:val="1"/>
      <w:marLeft w:val="0"/>
      <w:marRight w:val="0"/>
      <w:marTop w:val="0"/>
      <w:marBottom w:val="0"/>
      <w:divBdr>
        <w:top w:val="none" w:sz="0" w:space="0" w:color="auto"/>
        <w:left w:val="none" w:sz="0" w:space="0" w:color="auto"/>
        <w:bottom w:val="none" w:sz="0" w:space="0" w:color="auto"/>
        <w:right w:val="none" w:sz="0" w:space="0" w:color="auto"/>
      </w:divBdr>
      <w:divsChild>
        <w:div w:id="5402253">
          <w:marLeft w:val="1296"/>
          <w:marRight w:val="0"/>
          <w:marTop w:val="0"/>
          <w:marBottom w:val="0"/>
          <w:divBdr>
            <w:top w:val="none" w:sz="0" w:space="0" w:color="auto"/>
            <w:left w:val="none" w:sz="0" w:space="0" w:color="auto"/>
            <w:bottom w:val="none" w:sz="0" w:space="0" w:color="auto"/>
            <w:right w:val="none" w:sz="0" w:space="0" w:color="auto"/>
          </w:divBdr>
        </w:div>
        <w:div w:id="129053143">
          <w:marLeft w:val="1296"/>
          <w:marRight w:val="0"/>
          <w:marTop w:val="0"/>
          <w:marBottom w:val="0"/>
          <w:divBdr>
            <w:top w:val="none" w:sz="0" w:space="0" w:color="auto"/>
            <w:left w:val="none" w:sz="0" w:space="0" w:color="auto"/>
            <w:bottom w:val="none" w:sz="0" w:space="0" w:color="auto"/>
            <w:right w:val="none" w:sz="0" w:space="0" w:color="auto"/>
          </w:divBdr>
        </w:div>
        <w:div w:id="164168472">
          <w:marLeft w:val="1296"/>
          <w:marRight w:val="0"/>
          <w:marTop w:val="0"/>
          <w:marBottom w:val="0"/>
          <w:divBdr>
            <w:top w:val="none" w:sz="0" w:space="0" w:color="auto"/>
            <w:left w:val="none" w:sz="0" w:space="0" w:color="auto"/>
            <w:bottom w:val="none" w:sz="0" w:space="0" w:color="auto"/>
            <w:right w:val="none" w:sz="0" w:space="0" w:color="auto"/>
          </w:divBdr>
        </w:div>
        <w:div w:id="199902735">
          <w:marLeft w:val="1296"/>
          <w:marRight w:val="0"/>
          <w:marTop w:val="0"/>
          <w:marBottom w:val="0"/>
          <w:divBdr>
            <w:top w:val="none" w:sz="0" w:space="0" w:color="auto"/>
            <w:left w:val="none" w:sz="0" w:space="0" w:color="auto"/>
            <w:bottom w:val="none" w:sz="0" w:space="0" w:color="auto"/>
            <w:right w:val="none" w:sz="0" w:space="0" w:color="auto"/>
          </w:divBdr>
        </w:div>
        <w:div w:id="276571479">
          <w:marLeft w:val="1296"/>
          <w:marRight w:val="0"/>
          <w:marTop w:val="0"/>
          <w:marBottom w:val="0"/>
          <w:divBdr>
            <w:top w:val="none" w:sz="0" w:space="0" w:color="auto"/>
            <w:left w:val="none" w:sz="0" w:space="0" w:color="auto"/>
            <w:bottom w:val="none" w:sz="0" w:space="0" w:color="auto"/>
            <w:right w:val="none" w:sz="0" w:space="0" w:color="auto"/>
          </w:divBdr>
        </w:div>
        <w:div w:id="453139393">
          <w:marLeft w:val="1296"/>
          <w:marRight w:val="0"/>
          <w:marTop w:val="0"/>
          <w:marBottom w:val="0"/>
          <w:divBdr>
            <w:top w:val="none" w:sz="0" w:space="0" w:color="auto"/>
            <w:left w:val="none" w:sz="0" w:space="0" w:color="auto"/>
            <w:bottom w:val="none" w:sz="0" w:space="0" w:color="auto"/>
            <w:right w:val="none" w:sz="0" w:space="0" w:color="auto"/>
          </w:divBdr>
        </w:div>
        <w:div w:id="466778180">
          <w:marLeft w:val="1296"/>
          <w:marRight w:val="0"/>
          <w:marTop w:val="0"/>
          <w:marBottom w:val="0"/>
          <w:divBdr>
            <w:top w:val="none" w:sz="0" w:space="0" w:color="auto"/>
            <w:left w:val="none" w:sz="0" w:space="0" w:color="auto"/>
            <w:bottom w:val="none" w:sz="0" w:space="0" w:color="auto"/>
            <w:right w:val="none" w:sz="0" w:space="0" w:color="auto"/>
          </w:divBdr>
        </w:div>
        <w:div w:id="815026074">
          <w:marLeft w:val="1296"/>
          <w:marRight w:val="0"/>
          <w:marTop w:val="0"/>
          <w:marBottom w:val="0"/>
          <w:divBdr>
            <w:top w:val="none" w:sz="0" w:space="0" w:color="auto"/>
            <w:left w:val="none" w:sz="0" w:space="0" w:color="auto"/>
            <w:bottom w:val="none" w:sz="0" w:space="0" w:color="auto"/>
            <w:right w:val="none" w:sz="0" w:space="0" w:color="auto"/>
          </w:divBdr>
        </w:div>
        <w:div w:id="1263488544">
          <w:marLeft w:val="1296"/>
          <w:marRight w:val="0"/>
          <w:marTop w:val="0"/>
          <w:marBottom w:val="0"/>
          <w:divBdr>
            <w:top w:val="none" w:sz="0" w:space="0" w:color="auto"/>
            <w:left w:val="none" w:sz="0" w:space="0" w:color="auto"/>
            <w:bottom w:val="none" w:sz="0" w:space="0" w:color="auto"/>
            <w:right w:val="none" w:sz="0" w:space="0" w:color="auto"/>
          </w:divBdr>
        </w:div>
        <w:div w:id="1657765249">
          <w:marLeft w:val="1296"/>
          <w:marRight w:val="0"/>
          <w:marTop w:val="0"/>
          <w:marBottom w:val="0"/>
          <w:divBdr>
            <w:top w:val="none" w:sz="0" w:space="0" w:color="auto"/>
            <w:left w:val="none" w:sz="0" w:space="0" w:color="auto"/>
            <w:bottom w:val="none" w:sz="0" w:space="0" w:color="auto"/>
            <w:right w:val="none" w:sz="0" w:space="0" w:color="auto"/>
          </w:divBdr>
        </w:div>
      </w:divsChild>
    </w:div>
    <w:div w:id="981424615">
      <w:bodyDiv w:val="1"/>
      <w:marLeft w:val="0"/>
      <w:marRight w:val="0"/>
      <w:marTop w:val="0"/>
      <w:marBottom w:val="0"/>
      <w:divBdr>
        <w:top w:val="none" w:sz="0" w:space="0" w:color="auto"/>
        <w:left w:val="none" w:sz="0" w:space="0" w:color="auto"/>
        <w:bottom w:val="none" w:sz="0" w:space="0" w:color="auto"/>
        <w:right w:val="none" w:sz="0" w:space="0" w:color="auto"/>
      </w:divBdr>
      <w:divsChild>
        <w:div w:id="2109736258">
          <w:marLeft w:val="0"/>
          <w:marRight w:val="0"/>
          <w:marTop w:val="0"/>
          <w:marBottom w:val="0"/>
          <w:divBdr>
            <w:top w:val="none" w:sz="0" w:space="0" w:color="auto"/>
            <w:left w:val="none" w:sz="0" w:space="0" w:color="auto"/>
            <w:bottom w:val="none" w:sz="0" w:space="0" w:color="auto"/>
            <w:right w:val="none" w:sz="0" w:space="0" w:color="auto"/>
          </w:divBdr>
          <w:divsChild>
            <w:div w:id="41104058">
              <w:marLeft w:val="0"/>
              <w:marRight w:val="0"/>
              <w:marTop w:val="0"/>
              <w:marBottom w:val="0"/>
              <w:divBdr>
                <w:top w:val="none" w:sz="0" w:space="0" w:color="auto"/>
                <w:left w:val="none" w:sz="0" w:space="0" w:color="auto"/>
                <w:bottom w:val="none" w:sz="0" w:space="0" w:color="auto"/>
                <w:right w:val="none" w:sz="0" w:space="0" w:color="auto"/>
              </w:divBdr>
              <w:divsChild>
                <w:div w:id="1209729805">
                  <w:marLeft w:val="0"/>
                  <w:marRight w:val="0"/>
                  <w:marTop w:val="0"/>
                  <w:marBottom w:val="0"/>
                  <w:divBdr>
                    <w:top w:val="none" w:sz="0" w:space="0" w:color="auto"/>
                    <w:left w:val="none" w:sz="0" w:space="0" w:color="auto"/>
                    <w:bottom w:val="none" w:sz="0" w:space="0" w:color="auto"/>
                    <w:right w:val="none" w:sz="0" w:space="0" w:color="auto"/>
                  </w:divBdr>
                </w:div>
              </w:divsChild>
            </w:div>
            <w:div w:id="87778122">
              <w:marLeft w:val="0"/>
              <w:marRight w:val="0"/>
              <w:marTop w:val="0"/>
              <w:marBottom w:val="0"/>
              <w:divBdr>
                <w:top w:val="none" w:sz="0" w:space="0" w:color="auto"/>
                <w:left w:val="none" w:sz="0" w:space="0" w:color="auto"/>
                <w:bottom w:val="none" w:sz="0" w:space="0" w:color="auto"/>
                <w:right w:val="none" w:sz="0" w:space="0" w:color="auto"/>
              </w:divBdr>
              <w:divsChild>
                <w:div w:id="1249652519">
                  <w:marLeft w:val="0"/>
                  <w:marRight w:val="0"/>
                  <w:marTop w:val="0"/>
                  <w:marBottom w:val="0"/>
                  <w:divBdr>
                    <w:top w:val="none" w:sz="0" w:space="0" w:color="auto"/>
                    <w:left w:val="none" w:sz="0" w:space="0" w:color="auto"/>
                    <w:bottom w:val="none" w:sz="0" w:space="0" w:color="auto"/>
                    <w:right w:val="none" w:sz="0" w:space="0" w:color="auto"/>
                  </w:divBdr>
                </w:div>
              </w:divsChild>
            </w:div>
            <w:div w:id="167446883">
              <w:marLeft w:val="0"/>
              <w:marRight w:val="0"/>
              <w:marTop w:val="0"/>
              <w:marBottom w:val="0"/>
              <w:divBdr>
                <w:top w:val="none" w:sz="0" w:space="0" w:color="auto"/>
                <w:left w:val="none" w:sz="0" w:space="0" w:color="auto"/>
                <w:bottom w:val="none" w:sz="0" w:space="0" w:color="auto"/>
                <w:right w:val="none" w:sz="0" w:space="0" w:color="auto"/>
              </w:divBdr>
              <w:divsChild>
                <w:div w:id="86313831">
                  <w:marLeft w:val="0"/>
                  <w:marRight w:val="0"/>
                  <w:marTop w:val="0"/>
                  <w:marBottom w:val="0"/>
                  <w:divBdr>
                    <w:top w:val="none" w:sz="0" w:space="0" w:color="auto"/>
                    <w:left w:val="none" w:sz="0" w:space="0" w:color="auto"/>
                    <w:bottom w:val="none" w:sz="0" w:space="0" w:color="auto"/>
                    <w:right w:val="none" w:sz="0" w:space="0" w:color="auto"/>
                  </w:divBdr>
                </w:div>
              </w:divsChild>
            </w:div>
            <w:div w:id="256905504">
              <w:marLeft w:val="0"/>
              <w:marRight w:val="0"/>
              <w:marTop w:val="0"/>
              <w:marBottom w:val="0"/>
              <w:divBdr>
                <w:top w:val="none" w:sz="0" w:space="0" w:color="auto"/>
                <w:left w:val="none" w:sz="0" w:space="0" w:color="auto"/>
                <w:bottom w:val="none" w:sz="0" w:space="0" w:color="auto"/>
                <w:right w:val="none" w:sz="0" w:space="0" w:color="auto"/>
              </w:divBdr>
              <w:divsChild>
                <w:div w:id="861358726">
                  <w:marLeft w:val="0"/>
                  <w:marRight w:val="0"/>
                  <w:marTop w:val="0"/>
                  <w:marBottom w:val="0"/>
                  <w:divBdr>
                    <w:top w:val="none" w:sz="0" w:space="0" w:color="auto"/>
                    <w:left w:val="none" w:sz="0" w:space="0" w:color="auto"/>
                    <w:bottom w:val="none" w:sz="0" w:space="0" w:color="auto"/>
                    <w:right w:val="none" w:sz="0" w:space="0" w:color="auto"/>
                  </w:divBdr>
                </w:div>
              </w:divsChild>
            </w:div>
            <w:div w:id="319232912">
              <w:marLeft w:val="0"/>
              <w:marRight w:val="0"/>
              <w:marTop w:val="0"/>
              <w:marBottom w:val="0"/>
              <w:divBdr>
                <w:top w:val="none" w:sz="0" w:space="0" w:color="auto"/>
                <w:left w:val="none" w:sz="0" w:space="0" w:color="auto"/>
                <w:bottom w:val="none" w:sz="0" w:space="0" w:color="auto"/>
                <w:right w:val="none" w:sz="0" w:space="0" w:color="auto"/>
              </w:divBdr>
              <w:divsChild>
                <w:div w:id="398358977">
                  <w:marLeft w:val="0"/>
                  <w:marRight w:val="0"/>
                  <w:marTop w:val="0"/>
                  <w:marBottom w:val="0"/>
                  <w:divBdr>
                    <w:top w:val="none" w:sz="0" w:space="0" w:color="auto"/>
                    <w:left w:val="none" w:sz="0" w:space="0" w:color="auto"/>
                    <w:bottom w:val="none" w:sz="0" w:space="0" w:color="auto"/>
                    <w:right w:val="none" w:sz="0" w:space="0" w:color="auto"/>
                  </w:divBdr>
                </w:div>
              </w:divsChild>
            </w:div>
            <w:div w:id="472257480">
              <w:marLeft w:val="0"/>
              <w:marRight w:val="0"/>
              <w:marTop w:val="0"/>
              <w:marBottom w:val="0"/>
              <w:divBdr>
                <w:top w:val="none" w:sz="0" w:space="0" w:color="auto"/>
                <w:left w:val="none" w:sz="0" w:space="0" w:color="auto"/>
                <w:bottom w:val="none" w:sz="0" w:space="0" w:color="auto"/>
                <w:right w:val="none" w:sz="0" w:space="0" w:color="auto"/>
              </w:divBdr>
              <w:divsChild>
                <w:div w:id="1695961021">
                  <w:marLeft w:val="0"/>
                  <w:marRight w:val="0"/>
                  <w:marTop w:val="0"/>
                  <w:marBottom w:val="0"/>
                  <w:divBdr>
                    <w:top w:val="none" w:sz="0" w:space="0" w:color="auto"/>
                    <w:left w:val="none" w:sz="0" w:space="0" w:color="auto"/>
                    <w:bottom w:val="none" w:sz="0" w:space="0" w:color="auto"/>
                    <w:right w:val="none" w:sz="0" w:space="0" w:color="auto"/>
                  </w:divBdr>
                </w:div>
              </w:divsChild>
            </w:div>
            <w:div w:id="627589481">
              <w:marLeft w:val="0"/>
              <w:marRight w:val="0"/>
              <w:marTop w:val="0"/>
              <w:marBottom w:val="0"/>
              <w:divBdr>
                <w:top w:val="none" w:sz="0" w:space="0" w:color="auto"/>
                <w:left w:val="none" w:sz="0" w:space="0" w:color="auto"/>
                <w:bottom w:val="none" w:sz="0" w:space="0" w:color="auto"/>
                <w:right w:val="none" w:sz="0" w:space="0" w:color="auto"/>
              </w:divBdr>
              <w:divsChild>
                <w:div w:id="2017878310">
                  <w:marLeft w:val="0"/>
                  <w:marRight w:val="0"/>
                  <w:marTop w:val="0"/>
                  <w:marBottom w:val="0"/>
                  <w:divBdr>
                    <w:top w:val="none" w:sz="0" w:space="0" w:color="auto"/>
                    <w:left w:val="none" w:sz="0" w:space="0" w:color="auto"/>
                    <w:bottom w:val="none" w:sz="0" w:space="0" w:color="auto"/>
                    <w:right w:val="none" w:sz="0" w:space="0" w:color="auto"/>
                  </w:divBdr>
                </w:div>
              </w:divsChild>
            </w:div>
            <w:div w:id="782070031">
              <w:marLeft w:val="0"/>
              <w:marRight w:val="0"/>
              <w:marTop w:val="0"/>
              <w:marBottom w:val="0"/>
              <w:divBdr>
                <w:top w:val="none" w:sz="0" w:space="0" w:color="auto"/>
                <w:left w:val="none" w:sz="0" w:space="0" w:color="auto"/>
                <w:bottom w:val="none" w:sz="0" w:space="0" w:color="auto"/>
                <w:right w:val="none" w:sz="0" w:space="0" w:color="auto"/>
              </w:divBdr>
              <w:divsChild>
                <w:div w:id="2108456680">
                  <w:marLeft w:val="0"/>
                  <w:marRight w:val="0"/>
                  <w:marTop w:val="0"/>
                  <w:marBottom w:val="0"/>
                  <w:divBdr>
                    <w:top w:val="none" w:sz="0" w:space="0" w:color="auto"/>
                    <w:left w:val="none" w:sz="0" w:space="0" w:color="auto"/>
                    <w:bottom w:val="none" w:sz="0" w:space="0" w:color="auto"/>
                    <w:right w:val="none" w:sz="0" w:space="0" w:color="auto"/>
                  </w:divBdr>
                </w:div>
              </w:divsChild>
            </w:div>
            <w:div w:id="805709136">
              <w:marLeft w:val="0"/>
              <w:marRight w:val="0"/>
              <w:marTop w:val="0"/>
              <w:marBottom w:val="0"/>
              <w:divBdr>
                <w:top w:val="none" w:sz="0" w:space="0" w:color="auto"/>
                <w:left w:val="none" w:sz="0" w:space="0" w:color="auto"/>
                <w:bottom w:val="none" w:sz="0" w:space="0" w:color="auto"/>
                <w:right w:val="none" w:sz="0" w:space="0" w:color="auto"/>
              </w:divBdr>
              <w:divsChild>
                <w:div w:id="756681039">
                  <w:marLeft w:val="0"/>
                  <w:marRight w:val="0"/>
                  <w:marTop w:val="0"/>
                  <w:marBottom w:val="0"/>
                  <w:divBdr>
                    <w:top w:val="none" w:sz="0" w:space="0" w:color="auto"/>
                    <w:left w:val="none" w:sz="0" w:space="0" w:color="auto"/>
                    <w:bottom w:val="none" w:sz="0" w:space="0" w:color="auto"/>
                    <w:right w:val="none" w:sz="0" w:space="0" w:color="auto"/>
                  </w:divBdr>
                </w:div>
              </w:divsChild>
            </w:div>
            <w:div w:id="1103841365">
              <w:marLeft w:val="0"/>
              <w:marRight w:val="0"/>
              <w:marTop w:val="0"/>
              <w:marBottom w:val="0"/>
              <w:divBdr>
                <w:top w:val="none" w:sz="0" w:space="0" w:color="auto"/>
                <w:left w:val="none" w:sz="0" w:space="0" w:color="auto"/>
                <w:bottom w:val="none" w:sz="0" w:space="0" w:color="auto"/>
                <w:right w:val="none" w:sz="0" w:space="0" w:color="auto"/>
              </w:divBdr>
              <w:divsChild>
                <w:div w:id="61299223">
                  <w:marLeft w:val="0"/>
                  <w:marRight w:val="0"/>
                  <w:marTop w:val="0"/>
                  <w:marBottom w:val="0"/>
                  <w:divBdr>
                    <w:top w:val="none" w:sz="0" w:space="0" w:color="auto"/>
                    <w:left w:val="none" w:sz="0" w:space="0" w:color="auto"/>
                    <w:bottom w:val="none" w:sz="0" w:space="0" w:color="auto"/>
                    <w:right w:val="none" w:sz="0" w:space="0" w:color="auto"/>
                  </w:divBdr>
                </w:div>
              </w:divsChild>
            </w:div>
            <w:div w:id="1140225978">
              <w:marLeft w:val="0"/>
              <w:marRight w:val="0"/>
              <w:marTop w:val="0"/>
              <w:marBottom w:val="0"/>
              <w:divBdr>
                <w:top w:val="none" w:sz="0" w:space="0" w:color="auto"/>
                <w:left w:val="none" w:sz="0" w:space="0" w:color="auto"/>
                <w:bottom w:val="none" w:sz="0" w:space="0" w:color="auto"/>
                <w:right w:val="none" w:sz="0" w:space="0" w:color="auto"/>
              </w:divBdr>
              <w:divsChild>
                <w:div w:id="1810240235">
                  <w:marLeft w:val="0"/>
                  <w:marRight w:val="0"/>
                  <w:marTop w:val="0"/>
                  <w:marBottom w:val="0"/>
                  <w:divBdr>
                    <w:top w:val="none" w:sz="0" w:space="0" w:color="auto"/>
                    <w:left w:val="none" w:sz="0" w:space="0" w:color="auto"/>
                    <w:bottom w:val="none" w:sz="0" w:space="0" w:color="auto"/>
                    <w:right w:val="none" w:sz="0" w:space="0" w:color="auto"/>
                  </w:divBdr>
                </w:div>
              </w:divsChild>
            </w:div>
            <w:div w:id="1279489281">
              <w:marLeft w:val="0"/>
              <w:marRight w:val="0"/>
              <w:marTop w:val="0"/>
              <w:marBottom w:val="0"/>
              <w:divBdr>
                <w:top w:val="none" w:sz="0" w:space="0" w:color="auto"/>
                <w:left w:val="none" w:sz="0" w:space="0" w:color="auto"/>
                <w:bottom w:val="none" w:sz="0" w:space="0" w:color="auto"/>
                <w:right w:val="none" w:sz="0" w:space="0" w:color="auto"/>
              </w:divBdr>
              <w:divsChild>
                <w:div w:id="1816948545">
                  <w:marLeft w:val="0"/>
                  <w:marRight w:val="0"/>
                  <w:marTop w:val="0"/>
                  <w:marBottom w:val="0"/>
                  <w:divBdr>
                    <w:top w:val="none" w:sz="0" w:space="0" w:color="auto"/>
                    <w:left w:val="none" w:sz="0" w:space="0" w:color="auto"/>
                    <w:bottom w:val="none" w:sz="0" w:space="0" w:color="auto"/>
                    <w:right w:val="none" w:sz="0" w:space="0" w:color="auto"/>
                  </w:divBdr>
                </w:div>
              </w:divsChild>
            </w:div>
            <w:div w:id="1312514490">
              <w:marLeft w:val="0"/>
              <w:marRight w:val="0"/>
              <w:marTop w:val="0"/>
              <w:marBottom w:val="0"/>
              <w:divBdr>
                <w:top w:val="none" w:sz="0" w:space="0" w:color="auto"/>
                <w:left w:val="none" w:sz="0" w:space="0" w:color="auto"/>
                <w:bottom w:val="none" w:sz="0" w:space="0" w:color="auto"/>
                <w:right w:val="none" w:sz="0" w:space="0" w:color="auto"/>
              </w:divBdr>
              <w:divsChild>
                <w:div w:id="940575143">
                  <w:marLeft w:val="0"/>
                  <w:marRight w:val="0"/>
                  <w:marTop w:val="0"/>
                  <w:marBottom w:val="0"/>
                  <w:divBdr>
                    <w:top w:val="none" w:sz="0" w:space="0" w:color="auto"/>
                    <w:left w:val="none" w:sz="0" w:space="0" w:color="auto"/>
                    <w:bottom w:val="none" w:sz="0" w:space="0" w:color="auto"/>
                    <w:right w:val="none" w:sz="0" w:space="0" w:color="auto"/>
                  </w:divBdr>
                </w:div>
              </w:divsChild>
            </w:div>
            <w:div w:id="1315917215">
              <w:marLeft w:val="0"/>
              <w:marRight w:val="0"/>
              <w:marTop w:val="0"/>
              <w:marBottom w:val="0"/>
              <w:divBdr>
                <w:top w:val="none" w:sz="0" w:space="0" w:color="auto"/>
                <w:left w:val="none" w:sz="0" w:space="0" w:color="auto"/>
                <w:bottom w:val="none" w:sz="0" w:space="0" w:color="auto"/>
                <w:right w:val="none" w:sz="0" w:space="0" w:color="auto"/>
              </w:divBdr>
              <w:divsChild>
                <w:div w:id="722824879">
                  <w:marLeft w:val="0"/>
                  <w:marRight w:val="0"/>
                  <w:marTop w:val="0"/>
                  <w:marBottom w:val="0"/>
                  <w:divBdr>
                    <w:top w:val="none" w:sz="0" w:space="0" w:color="auto"/>
                    <w:left w:val="none" w:sz="0" w:space="0" w:color="auto"/>
                    <w:bottom w:val="none" w:sz="0" w:space="0" w:color="auto"/>
                    <w:right w:val="none" w:sz="0" w:space="0" w:color="auto"/>
                  </w:divBdr>
                </w:div>
              </w:divsChild>
            </w:div>
            <w:div w:id="1357269729">
              <w:marLeft w:val="0"/>
              <w:marRight w:val="0"/>
              <w:marTop w:val="0"/>
              <w:marBottom w:val="0"/>
              <w:divBdr>
                <w:top w:val="none" w:sz="0" w:space="0" w:color="auto"/>
                <w:left w:val="none" w:sz="0" w:space="0" w:color="auto"/>
                <w:bottom w:val="none" w:sz="0" w:space="0" w:color="auto"/>
                <w:right w:val="none" w:sz="0" w:space="0" w:color="auto"/>
              </w:divBdr>
              <w:divsChild>
                <w:div w:id="78143934">
                  <w:marLeft w:val="0"/>
                  <w:marRight w:val="0"/>
                  <w:marTop w:val="0"/>
                  <w:marBottom w:val="0"/>
                  <w:divBdr>
                    <w:top w:val="none" w:sz="0" w:space="0" w:color="auto"/>
                    <w:left w:val="none" w:sz="0" w:space="0" w:color="auto"/>
                    <w:bottom w:val="none" w:sz="0" w:space="0" w:color="auto"/>
                    <w:right w:val="none" w:sz="0" w:space="0" w:color="auto"/>
                  </w:divBdr>
                </w:div>
              </w:divsChild>
            </w:div>
            <w:div w:id="1406493991">
              <w:marLeft w:val="0"/>
              <w:marRight w:val="0"/>
              <w:marTop w:val="0"/>
              <w:marBottom w:val="0"/>
              <w:divBdr>
                <w:top w:val="none" w:sz="0" w:space="0" w:color="auto"/>
                <w:left w:val="none" w:sz="0" w:space="0" w:color="auto"/>
                <w:bottom w:val="none" w:sz="0" w:space="0" w:color="auto"/>
                <w:right w:val="none" w:sz="0" w:space="0" w:color="auto"/>
              </w:divBdr>
              <w:divsChild>
                <w:div w:id="475144130">
                  <w:marLeft w:val="0"/>
                  <w:marRight w:val="0"/>
                  <w:marTop w:val="0"/>
                  <w:marBottom w:val="0"/>
                  <w:divBdr>
                    <w:top w:val="none" w:sz="0" w:space="0" w:color="auto"/>
                    <w:left w:val="none" w:sz="0" w:space="0" w:color="auto"/>
                    <w:bottom w:val="none" w:sz="0" w:space="0" w:color="auto"/>
                    <w:right w:val="none" w:sz="0" w:space="0" w:color="auto"/>
                  </w:divBdr>
                </w:div>
              </w:divsChild>
            </w:div>
            <w:div w:id="1496603136">
              <w:marLeft w:val="0"/>
              <w:marRight w:val="0"/>
              <w:marTop w:val="0"/>
              <w:marBottom w:val="0"/>
              <w:divBdr>
                <w:top w:val="none" w:sz="0" w:space="0" w:color="auto"/>
                <w:left w:val="none" w:sz="0" w:space="0" w:color="auto"/>
                <w:bottom w:val="none" w:sz="0" w:space="0" w:color="auto"/>
                <w:right w:val="none" w:sz="0" w:space="0" w:color="auto"/>
              </w:divBdr>
              <w:divsChild>
                <w:div w:id="1345940493">
                  <w:marLeft w:val="0"/>
                  <w:marRight w:val="0"/>
                  <w:marTop w:val="0"/>
                  <w:marBottom w:val="0"/>
                  <w:divBdr>
                    <w:top w:val="none" w:sz="0" w:space="0" w:color="auto"/>
                    <w:left w:val="none" w:sz="0" w:space="0" w:color="auto"/>
                    <w:bottom w:val="none" w:sz="0" w:space="0" w:color="auto"/>
                    <w:right w:val="none" w:sz="0" w:space="0" w:color="auto"/>
                  </w:divBdr>
                </w:div>
              </w:divsChild>
            </w:div>
            <w:div w:id="1615554218">
              <w:marLeft w:val="0"/>
              <w:marRight w:val="0"/>
              <w:marTop w:val="0"/>
              <w:marBottom w:val="0"/>
              <w:divBdr>
                <w:top w:val="none" w:sz="0" w:space="0" w:color="auto"/>
                <w:left w:val="none" w:sz="0" w:space="0" w:color="auto"/>
                <w:bottom w:val="none" w:sz="0" w:space="0" w:color="auto"/>
                <w:right w:val="none" w:sz="0" w:space="0" w:color="auto"/>
              </w:divBdr>
              <w:divsChild>
                <w:div w:id="1675457146">
                  <w:marLeft w:val="0"/>
                  <w:marRight w:val="0"/>
                  <w:marTop w:val="0"/>
                  <w:marBottom w:val="0"/>
                  <w:divBdr>
                    <w:top w:val="none" w:sz="0" w:space="0" w:color="auto"/>
                    <w:left w:val="none" w:sz="0" w:space="0" w:color="auto"/>
                    <w:bottom w:val="none" w:sz="0" w:space="0" w:color="auto"/>
                    <w:right w:val="none" w:sz="0" w:space="0" w:color="auto"/>
                  </w:divBdr>
                </w:div>
              </w:divsChild>
            </w:div>
            <w:div w:id="2025014750">
              <w:marLeft w:val="0"/>
              <w:marRight w:val="0"/>
              <w:marTop w:val="0"/>
              <w:marBottom w:val="0"/>
              <w:divBdr>
                <w:top w:val="none" w:sz="0" w:space="0" w:color="auto"/>
                <w:left w:val="none" w:sz="0" w:space="0" w:color="auto"/>
                <w:bottom w:val="none" w:sz="0" w:space="0" w:color="auto"/>
                <w:right w:val="none" w:sz="0" w:space="0" w:color="auto"/>
              </w:divBdr>
              <w:divsChild>
                <w:div w:id="1717119242">
                  <w:marLeft w:val="0"/>
                  <w:marRight w:val="0"/>
                  <w:marTop w:val="0"/>
                  <w:marBottom w:val="0"/>
                  <w:divBdr>
                    <w:top w:val="none" w:sz="0" w:space="0" w:color="auto"/>
                    <w:left w:val="none" w:sz="0" w:space="0" w:color="auto"/>
                    <w:bottom w:val="none" w:sz="0" w:space="0" w:color="auto"/>
                    <w:right w:val="none" w:sz="0" w:space="0" w:color="auto"/>
                  </w:divBdr>
                </w:div>
              </w:divsChild>
            </w:div>
            <w:div w:id="2064715666">
              <w:marLeft w:val="0"/>
              <w:marRight w:val="0"/>
              <w:marTop w:val="0"/>
              <w:marBottom w:val="0"/>
              <w:divBdr>
                <w:top w:val="none" w:sz="0" w:space="0" w:color="auto"/>
                <w:left w:val="none" w:sz="0" w:space="0" w:color="auto"/>
                <w:bottom w:val="none" w:sz="0" w:space="0" w:color="auto"/>
                <w:right w:val="none" w:sz="0" w:space="0" w:color="auto"/>
              </w:divBdr>
              <w:divsChild>
                <w:div w:id="786385448">
                  <w:marLeft w:val="0"/>
                  <w:marRight w:val="0"/>
                  <w:marTop w:val="0"/>
                  <w:marBottom w:val="0"/>
                  <w:divBdr>
                    <w:top w:val="none" w:sz="0" w:space="0" w:color="auto"/>
                    <w:left w:val="none" w:sz="0" w:space="0" w:color="auto"/>
                    <w:bottom w:val="none" w:sz="0" w:space="0" w:color="auto"/>
                    <w:right w:val="none" w:sz="0" w:space="0" w:color="auto"/>
                  </w:divBdr>
                </w:div>
              </w:divsChild>
            </w:div>
            <w:div w:id="2109692024">
              <w:marLeft w:val="0"/>
              <w:marRight w:val="0"/>
              <w:marTop w:val="0"/>
              <w:marBottom w:val="0"/>
              <w:divBdr>
                <w:top w:val="none" w:sz="0" w:space="0" w:color="auto"/>
                <w:left w:val="none" w:sz="0" w:space="0" w:color="auto"/>
                <w:bottom w:val="none" w:sz="0" w:space="0" w:color="auto"/>
                <w:right w:val="none" w:sz="0" w:space="0" w:color="auto"/>
              </w:divBdr>
              <w:divsChild>
                <w:div w:id="27101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842169">
      <w:bodyDiv w:val="1"/>
      <w:marLeft w:val="0"/>
      <w:marRight w:val="0"/>
      <w:marTop w:val="0"/>
      <w:marBottom w:val="0"/>
      <w:divBdr>
        <w:top w:val="none" w:sz="0" w:space="0" w:color="auto"/>
        <w:left w:val="none" w:sz="0" w:space="0" w:color="auto"/>
        <w:bottom w:val="none" w:sz="0" w:space="0" w:color="auto"/>
        <w:right w:val="none" w:sz="0" w:space="0" w:color="auto"/>
      </w:divBdr>
    </w:div>
    <w:div w:id="1042899994">
      <w:bodyDiv w:val="1"/>
      <w:marLeft w:val="0"/>
      <w:marRight w:val="0"/>
      <w:marTop w:val="0"/>
      <w:marBottom w:val="0"/>
      <w:divBdr>
        <w:top w:val="none" w:sz="0" w:space="0" w:color="auto"/>
        <w:left w:val="none" w:sz="0" w:space="0" w:color="auto"/>
        <w:bottom w:val="none" w:sz="0" w:space="0" w:color="auto"/>
        <w:right w:val="none" w:sz="0" w:space="0" w:color="auto"/>
      </w:divBdr>
      <w:divsChild>
        <w:div w:id="973877483">
          <w:marLeft w:val="0"/>
          <w:marRight w:val="0"/>
          <w:marTop w:val="120"/>
          <w:marBottom w:val="120"/>
          <w:divBdr>
            <w:top w:val="none" w:sz="0" w:space="0" w:color="auto"/>
            <w:left w:val="none" w:sz="0" w:space="0" w:color="auto"/>
            <w:bottom w:val="none" w:sz="0" w:space="0" w:color="auto"/>
            <w:right w:val="none" w:sz="0" w:space="0" w:color="auto"/>
          </w:divBdr>
        </w:div>
        <w:div w:id="1246496606">
          <w:marLeft w:val="0"/>
          <w:marRight w:val="0"/>
          <w:marTop w:val="0"/>
          <w:marBottom w:val="0"/>
          <w:divBdr>
            <w:top w:val="none" w:sz="0" w:space="0" w:color="auto"/>
            <w:left w:val="none" w:sz="0" w:space="0" w:color="auto"/>
            <w:bottom w:val="none" w:sz="0" w:space="0" w:color="auto"/>
            <w:right w:val="none" w:sz="0" w:space="0" w:color="auto"/>
          </w:divBdr>
          <w:divsChild>
            <w:div w:id="9078461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055200508">
      <w:bodyDiv w:val="1"/>
      <w:marLeft w:val="0"/>
      <w:marRight w:val="0"/>
      <w:marTop w:val="0"/>
      <w:marBottom w:val="0"/>
      <w:divBdr>
        <w:top w:val="none" w:sz="0" w:space="0" w:color="auto"/>
        <w:left w:val="none" w:sz="0" w:space="0" w:color="auto"/>
        <w:bottom w:val="none" w:sz="0" w:space="0" w:color="auto"/>
        <w:right w:val="none" w:sz="0" w:space="0" w:color="auto"/>
      </w:divBdr>
    </w:div>
    <w:div w:id="1057242838">
      <w:bodyDiv w:val="1"/>
      <w:marLeft w:val="0"/>
      <w:marRight w:val="0"/>
      <w:marTop w:val="0"/>
      <w:marBottom w:val="0"/>
      <w:divBdr>
        <w:top w:val="none" w:sz="0" w:space="0" w:color="auto"/>
        <w:left w:val="none" w:sz="0" w:space="0" w:color="auto"/>
        <w:bottom w:val="none" w:sz="0" w:space="0" w:color="auto"/>
        <w:right w:val="none" w:sz="0" w:space="0" w:color="auto"/>
      </w:divBdr>
    </w:div>
    <w:div w:id="1061909611">
      <w:bodyDiv w:val="1"/>
      <w:marLeft w:val="0"/>
      <w:marRight w:val="0"/>
      <w:marTop w:val="0"/>
      <w:marBottom w:val="0"/>
      <w:divBdr>
        <w:top w:val="none" w:sz="0" w:space="0" w:color="auto"/>
        <w:left w:val="none" w:sz="0" w:space="0" w:color="auto"/>
        <w:bottom w:val="none" w:sz="0" w:space="0" w:color="auto"/>
        <w:right w:val="none" w:sz="0" w:space="0" w:color="auto"/>
      </w:divBdr>
    </w:div>
    <w:div w:id="1072507838">
      <w:bodyDiv w:val="1"/>
      <w:marLeft w:val="0"/>
      <w:marRight w:val="0"/>
      <w:marTop w:val="0"/>
      <w:marBottom w:val="0"/>
      <w:divBdr>
        <w:top w:val="none" w:sz="0" w:space="0" w:color="auto"/>
        <w:left w:val="none" w:sz="0" w:space="0" w:color="auto"/>
        <w:bottom w:val="none" w:sz="0" w:space="0" w:color="auto"/>
        <w:right w:val="none" w:sz="0" w:space="0" w:color="auto"/>
      </w:divBdr>
      <w:divsChild>
        <w:div w:id="1328439601">
          <w:marLeft w:val="547"/>
          <w:marRight w:val="0"/>
          <w:marTop w:val="0"/>
          <w:marBottom w:val="240"/>
          <w:divBdr>
            <w:top w:val="none" w:sz="0" w:space="0" w:color="auto"/>
            <w:left w:val="none" w:sz="0" w:space="0" w:color="auto"/>
            <w:bottom w:val="none" w:sz="0" w:space="0" w:color="auto"/>
            <w:right w:val="none" w:sz="0" w:space="0" w:color="auto"/>
          </w:divBdr>
        </w:div>
      </w:divsChild>
    </w:div>
    <w:div w:id="1113787343">
      <w:bodyDiv w:val="1"/>
      <w:marLeft w:val="0"/>
      <w:marRight w:val="0"/>
      <w:marTop w:val="0"/>
      <w:marBottom w:val="0"/>
      <w:divBdr>
        <w:top w:val="none" w:sz="0" w:space="0" w:color="auto"/>
        <w:left w:val="none" w:sz="0" w:space="0" w:color="auto"/>
        <w:bottom w:val="none" w:sz="0" w:space="0" w:color="auto"/>
        <w:right w:val="none" w:sz="0" w:space="0" w:color="auto"/>
      </w:divBdr>
    </w:div>
    <w:div w:id="1190335429">
      <w:bodyDiv w:val="1"/>
      <w:marLeft w:val="0"/>
      <w:marRight w:val="0"/>
      <w:marTop w:val="0"/>
      <w:marBottom w:val="0"/>
      <w:divBdr>
        <w:top w:val="none" w:sz="0" w:space="0" w:color="auto"/>
        <w:left w:val="none" w:sz="0" w:space="0" w:color="auto"/>
        <w:bottom w:val="none" w:sz="0" w:space="0" w:color="auto"/>
        <w:right w:val="none" w:sz="0" w:space="0" w:color="auto"/>
      </w:divBdr>
    </w:div>
    <w:div w:id="1215890175">
      <w:bodyDiv w:val="1"/>
      <w:marLeft w:val="0"/>
      <w:marRight w:val="0"/>
      <w:marTop w:val="0"/>
      <w:marBottom w:val="0"/>
      <w:divBdr>
        <w:top w:val="none" w:sz="0" w:space="0" w:color="auto"/>
        <w:left w:val="none" w:sz="0" w:space="0" w:color="auto"/>
        <w:bottom w:val="none" w:sz="0" w:space="0" w:color="auto"/>
        <w:right w:val="none" w:sz="0" w:space="0" w:color="auto"/>
      </w:divBdr>
    </w:div>
    <w:div w:id="1258712080">
      <w:bodyDiv w:val="1"/>
      <w:marLeft w:val="0"/>
      <w:marRight w:val="0"/>
      <w:marTop w:val="0"/>
      <w:marBottom w:val="0"/>
      <w:divBdr>
        <w:top w:val="none" w:sz="0" w:space="0" w:color="auto"/>
        <w:left w:val="none" w:sz="0" w:space="0" w:color="auto"/>
        <w:bottom w:val="none" w:sz="0" w:space="0" w:color="auto"/>
        <w:right w:val="none" w:sz="0" w:space="0" w:color="auto"/>
      </w:divBdr>
    </w:div>
    <w:div w:id="1288313414">
      <w:bodyDiv w:val="1"/>
      <w:marLeft w:val="0"/>
      <w:marRight w:val="0"/>
      <w:marTop w:val="0"/>
      <w:marBottom w:val="0"/>
      <w:divBdr>
        <w:top w:val="none" w:sz="0" w:space="0" w:color="auto"/>
        <w:left w:val="none" w:sz="0" w:space="0" w:color="auto"/>
        <w:bottom w:val="none" w:sz="0" w:space="0" w:color="auto"/>
        <w:right w:val="none" w:sz="0" w:space="0" w:color="auto"/>
      </w:divBdr>
    </w:div>
    <w:div w:id="1329865605">
      <w:bodyDiv w:val="1"/>
      <w:marLeft w:val="0"/>
      <w:marRight w:val="0"/>
      <w:marTop w:val="0"/>
      <w:marBottom w:val="0"/>
      <w:divBdr>
        <w:top w:val="none" w:sz="0" w:space="0" w:color="auto"/>
        <w:left w:val="none" w:sz="0" w:space="0" w:color="auto"/>
        <w:bottom w:val="none" w:sz="0" w:space="0" w:color="auto"/>
        <w:right w:val="none" w:sz="0" w:space="0" w:color="auto"/>
      </w:divBdr>
    </w:div>
    <w:div w:id="1358199326">
      <w:bodyDiv w:val="1"/>
      <w:marLeft w:val="0"/>
      <w:marRight w:val="0"/>
      <w:marTop w:val="0"/>
      <w:marBottom w:val="0"/>
      <w:divBdr>
        <w:top w:val="none" w:sz="0" w:space="0" w:color="auto"/>
        <w:left w:val="none" w:sz="0" w:space="0" w:color="auto"/>
        <w:bottom w:val="none" w:sz="0" w:space="0" w:color="auto"/>
        <w:right w:val="none" w:sz="0" w:space="0" w:color="auto"/>
      </w:divBdr>
    </w:div>
    <w:div w:id="1373266990">
      <w:bodyDiv w:val="1"/>
      <w:marLeft w:val="0"/>
      <w:marRight w:val="0"/>
      <w:marTop w:val="0"/>
      <w:marBottom w:val="0"/>
      <w:divBdr>
        <w:top w:val="none" w:sz="0" w:space="0" w:color="auto"/>
        <w:left w:val="none" w:sz="0" w:space="0" w:color="auto"/>
        <w:bottom w:val="none" w:sz="0" w:space="0" w:color="auto"/>
        <w:right w:val="none" w:sz="0" w:space="0" w:color="auto"/>
      </w:divBdr>
    </w:div>
    <w:div w:id="1375078160">
      <w:bodyDiv w:val="1"/>
      <w:marLeft w:val="0"/>
      <w:marRight w:val="0"/>
      <w:marTop w:val="0"/>
      <w:marBottom w:val="0"/>
      <w:divBdr>
        <w:top w:val="none" w:sz="0" w:space="0" w:color="auto"/>
        <w:left w:val="none" w:sz="0" w:space="0" w:color="auto"/>
        <w:bottom w:val="none" w:sz="0" w:space="0" w:color="auto"/>
        <w:right w:val="none" w:sz="0" w:space="0" w:color="auto"/>
      </w:divBdr>
    </w:div>
    <w:div w:id="1402024827">
      <w:bodyDiv w:val="1"/>
      <w:marLeft w:val="0"/>
      <w:marRight w:val="0"/>
      <w:marTop w:val="0"/>
      <w:marBottom w:val="0"/>
      <w:divBdr>
        <w:top w:val="none" w:sz="0" w:space="0" w:color="auto"/>
        <w:left w:val="none" w:sz="0" w:space="0" w:color="auto"/>
        <w:bottom w:val="none" w:sz="0" w:space="0" w:color="auto"/>
        <w:right w:val="none" w:sz="0" w:space="0" w:color="auto"/>
      </w:divBdr>
    </w:div>
    <w:div w:id="1405839506">
      <w:bodyDiv w:val="1"/>
      <w:marLeft w:val="0"/>
      <w:marRight w:val="0"/>
      <w:marTop w:val="0"/>
      <w:marBottom w:val="0"/>
      <w:divBdr>
        <w:top w:val="none" w:sz="0" w:space="0" w:color="auto"/>
        <w:left w:val="none" w:sz="0" w:space="0" w:color="auto"/>
        <w:bottom w:val="none" w:sz="0" w:space="0" w:color="auto"/>
        <w:right w:val="none" w:sz="0" w:space="0" w:color="auto"/>
      </w:divBdr>
    </w:div>
    <w:div w:id="1408530920">
      <w:bodyDiv w:val="1"/>
      <w:marLeft w:val="0"/>
      <w:marRight w:val="0"/>
      <w:marTop w:val="0"/>
      <w:marBottom w:val="0"/>
      <w:divBdr>
        <w:top w:val="none" w:sz="0" w:space="0" w:color="auto"/>
        <w:left w:val="none" w:sz="0" w:space="0" w:color="auto"/>
        <w:bottom w:val="none" w:sz="0" w:space="0" w:color="auto"/>
        <w:right w:val="none" w:sz="0" w:space="0" w:color="auto"/>
      </w:divBdr>
      <w:divsChild>
        <w:div w:id="194002832">
          <w:marLeft w:val="446"/>
          <w:marRight w:val="0"/>
          <w:marTop w:val="0"/>
          <w:marBottom w:val="0"/>
          <w:divBdr>
            <w:top w:val="none" w:sz="0" w:space="0" w:color="auto"/>
            <w:left w:val="none" w:sz="0" w:space="0" w:color="auto"/>
            <w:bottom w:val="none" w:sz="0" w:space="0" w:color="auto"/>
            <w:right w:val="none" w:sz="0" w:space="0" w:color="auto"/>
          </w:divBdr>
        </w:div>
        <w:div w:id="532379676">
          <w:marLeft w:val="446"/>
          <w:marRight w:val="0"/>
          <w:marTop w:val="0"/>
          <w:marBottom w:val="0"/>
          <w:divBdr>
            <w:top w:val="none" w:sz="0" w:space="0" w:color="auto"/>
            <w:left w:val="none" w:sz="0" w:space="0" w:color="auto"/>
            <w:bottom w:val="none" w:sz="0" w:space="0" w:color="auto"/>
            <w:right w:val="none" w:sz="0" w:space="0" w:color="auto"/>
          </w:divBdr>
        </w:div>
        <w:div w:id="643201639">
          <w:marLeft w:val="446"/>
          <w:marRight w:val="0"/>
          <w:marTop w:val="0"/>
          <w:marBottom w:val="0"/>
          <w:divBdr>
            <w:top w:val="none" w:sz="0" w:space="0" w:color="auto"/>
            <w:left w:val="none" w:sz="0" w:space="0" w:color="auto"/>
            <w:bottom w:val="none" w:sz="0" w:space="0" w:color="auto"/>
            <w:right w:val="none" w:sz="0" w:space="0" w:color="auto"/>
          </w:divBdr>
        </w:div>
        <w:div w:id="1283195694">
          <w:marLeft w:val="446"/>
          <w:marRight w:val="0"/>
          <w:marTop w:val="0"/>
          <w:marBottom w:val="0"/>
          <w:divBdr>
            <w:top w:val="none" w:sz="0" w:space="0" w:color="auto"/>
            <w:left w:val="none" w:sz="0" w:space="0" w:color="auto"/>
            <w:bottom w:val="none" w:sz="0" w:space="0" w:color="auto"/>
            <w:right w:val="none" w:sz="0" w:space="0" w:color="auto"/>
          </w:divBdr>
        </w:div>
        <w:div w:id="1751463880">
          <w:marLeft w:val="446"/>
          <w:marRight w:val="0"/>
          <w:marTop w:val="0"/>
          <w:marBottom w:val="0"/>
          <w:divBdr>
            <w:top w:val="none" w:sz="0" w:space="0" w:color="auto"/>
            <w:left w:val="none" w:sz="0" w:space="0" w:color="auto"/>
            <w:bottom w:val="none" w:sz="0" w:space="0" w:color="auto"/>
            <w:right w:val="none" w:sz="0" w:space="0" w:color="auto"/>
          </w:divBdr>
        </w:div>
        <w:div w:id="1797217402">
          <w:marLeft w:val="446"/>
          <w:marRight w:val="0"/>
          <w:marTop w:val="0"/>
          <w:marBottom w:val="0"/>
          <w:divBdr>
            <w:top w:val="none" w:sz="0" w:space="0" w:color="auto"/>
            <w:left w:val="none" w:sz="0" w:space="0" w:color="auto"/>
            <w:bottom w:val="none" w:sz="0" w:space="0" w:color="auto"/>
            <w:right w:val="none" w:sz="0" w:space="0" w:color="auto"/>
          </w:divBdr>
        </w:div>
      </w:divsChild>
    </w:div>
    <w:div w:id="1419327547">
      <w:bodyDiv w:val="1"/>
      <w:marLeft w:val="0"/>
      <w:marRight w:val="0"/>
      <w:marTop w:val="0"/>
      <w:marBottom w:val="0"/>
      <w:divBdr>
        <w:top w:val="none" w:sz="0" w:space="0" w:color="auto"/>
        <w:left w:val="none" w:sz="0" w:space="0" w:color="auto"/>
        <w:bottom w:val="none" w:sz="0" w:space="0" w:color="auto"/>
        <w:right w:val="none" w:sz="0" w:space="0" w:color="auto"/>
      </w:divBdr>
    </w:div>
    <w:div w:id="1428384790">
      <w:bodyDiv w:val="1"/>
      <w:marLeft w:val="0"/>
      <w:marRight w:val="0"/>
      <w:marTop w:val="0"/>
      <w:marBottom w:val="0"/>
      <w:divBdr>
        <w:top w:val="none" w:sz="0" w:space="0" w:color="auto"/>
        <w:left w:val="none" w:sz="0" w:space="0" w:color="auto"/>
        <w:bottom w:val="none" w:sz="0" w:space="0" w:color="auto"/>
        <w:right w:val="none" w:sz="0" w:space="0" w:color="auto"/>
      </w:divBdr>
    </w:div>
    <w:div w:id="1437942372">
      <w:bodyDiv w:val="1"/>
      <w:marLeft w:val="0"/>
      <w:marRight w:val="0"/>
      <w:marTop w:val="0"/>
      <w:marBottom w:val="0"/>
      <w:divBdr>
        <w:top w:val="none" w:sz="0" w:space="0" w:color="auto"/>
        <w:left w:val="none" w:sz="0" w:space="0" w:color="auto"/>
        <w:bottom w:val="none" w:sz="0" w:space="0" w:color="auto"/>
        <w:right w:val="none" w:sz="0" w:space="0" w:color="auto"/>
      </w:divBdr>
    </w:div>
    <w:div w:id="1440950789">
      <w:bodyDiv w:val="1"/>
      <w:marLeft w:val="0"/>
      <w:marRight w:val="0"/>
      <w:marTop w:val="0"/>
      <w:marBottom w:val="0"/>
      <w:divBdr>
        <w:top w:val="none" w:sz="0" w:space="0" w:color="auto"/>
        <w:left w:val="none" w:sz="0" w:space="0" w:color="auto"/>
        <w:bottom w:val="none" w:sz="0" w:space="0" w:color="auto"/>
        <w:right w:val="none" w:sz="0" w:space="0" w:color="auto"/>
      </w:divBdr>
    </w:div>
    <w:div w:id="1489900368">
      <w:bodyDiv w:val="1"/>
      <w:marLeft w:val="0"/>
      <w:marRight w:val="0"/>
      <w:marTop w:val="0"/>
      <w:marBottom w:val="0"/>
      <w:divBdr>
        <w:top w:val="none" w:sz="0" w:space="0" w:color="auto"/>
        <w:left w:val="none" w:sz="0" w:space="0" w:color="auto"/>
        <w:bottom w:val="none" w:sz="0" w:space="0" w:color="auto"/>
        <w:right w:val="none" w:sz="0" w:space="0" w:color="auto"/>
      </w:divBdr>
      <w:divsChild>
        <w:div w:id="1230923582">
          <w:marLeft w:val="547"/>
          <w:marRight w:val="0"/>
          <w:marTop w:val="0"/>
          <w:marBottom w:val="120"/>
          <w:divBdr>
            <w:top w:val="none" w:sz="0" w:space="0" w:color="auto"/>
            <w:left w:val="none" w:sz="0" w:space="0" w:color="auto"/>
            <w:bottom w:val="none" w:sz="0" w:space="0" w:color="auto"/>
            <w:right w:val="none" w:sz="0" w:space="0" w:color="auto"/>
          </w:divBdr>
        </w:div>
      </w:divsChild>
    </w:div>
    <w:div w:id="1513297928">
      <w:bodyDiv w:val="1"/>
      <w:marLeft w:val="0"/>
      <w:marRight w:val="0"/>
      <w:marTop w:val="0"/>
      <w:marBottom w:val="0"/>
      <w:divBdr>
        <w:top w:val="none" w:sz="0" w:space="0" w:color="auto"/>
        <w:left w:val="none" w:sz="0" w:space="0" w:color="auto"/>
        <w:bottom w:val="none" w:sz="0" w:space="0" w:color="auto"/>
        <w:right w:val="none" w:sz="0" w:space="0" w:color="auto"/>
      </w:divBdr>
    </w:div>
    <w:div w:id="1536624643">
      <w:bodyDiv w:val="1"/>
      <w:marLeft w:val="0"/>
      <w:marRight w:val="0"/>
      <w:marTop w:val="0"/>
      <w:marBottom w:val="0"/>
      <w:divBdr>
        <w:top w:val="none" w:sz="0" w:space="0" w:color="auto"/>
        <w:left w:val="none" w:sz="0" w:space="0" w:color="auto"/>
        <w:bottom w:val="none" w:sz="0" w:space="0" w:color="auto"/>
        <w:right w:val="none" w:sz="0" w:space="0" w:color="auto"/>
      </w:divBdr>
    </w:div>
    <w:div w:id="1538736003">
      <w:bodyDiv w:val="1"/>
      <w:marLeft w:val="0"/>
      <w:marRight w:val="0"/>
      <w:marTop w:val="0"/>
      <w:marBottom w:val="0"/>
      <w:divBdr>
        <w:top w:val="none" w:sz="0" w:space="0" w:color="auto"/>
        <w:left w:val="none" w:sz="0" w:space="0" w:color="auto"/>
        <w:bottom w:val="none" w:sz="0" w:space="0" w:color="auto"/>
        <w:right w:val="none" w:sz="0" w:space="0" w:color="auto"/>
      </w:divBdr>
    </w:div>
    <w:div w:id="1539708461">
      <w:bodyDiv w:val="1"/>
      <w:marLeft w:val="0"/>
      <w:marRight w:val="0"/>
      <w:marTop w:val="0"/>
      <w:marBottom w:val="0"/>
      <w:divBdr>
        <w:top w:val="none" w:sz="0" w:space="0" w:color="auto"/>
        <w:left w:val="none" w:sz="0" w:space="0" w:color="auto"/>
        <w:bottom w:val="none" w:sz="0" w:space="0" w:color="auto"/>
        <w:right w:val="none" w:sz="0" w:space="0" w:color="auto"/>
      </w:divBdr>
    </w:div>
    <w:div w:id="1576815924">
      <w:bodyDiv w:val="1"/>
      <w:marLeft w:val="0"/>
      <w:marRight w:val="0"/>
      <w:marTop w:val="0"/>
      <w:marBottom w:val="0"/>
      <w:divBdr>
        <w:top w:val="none" w:sz="0" w:space="0" w:color="auto"/>
        <w:left w:val="none" w:sz="0" w:space="0" w:color="auto"/>
        <w:bottom w:val="none" w:sz="0" w:space="0" w:color="auto"/>
        <w:right w:val="none" w:sz="0" w:space="0" w:color="auto"/>
      </w:divBdr>
    </w:div>
    <w:div w:id="1611160148">
      <w:bodyDiv w:val="1"/>
      <w:marLeft w:val="0"/>
      <w:marRight w:val="0"/>
      <w:marTop w:val="0"/>
      <w:marBottom w:val="0"/>
      <w:divBdr>
        <w:top w:val="none" w:sz="0" w:space="0" w:color="auto"/>
        <w:left w:val="none" w:sz="0" w:space="0" w:color="auto"/>
        <w:bottom w:val="none" w:sz="0" w:space="0" w:color="auto"/>
        <w:right w:val="none" w:sz="0" w:space="0" w:color="auto"/>
      </w:divBdr>
    </w:div>
    <w:div w:id="1652906919">
      <w:bodyDiv w:val="1"/>
      <w:marLeft w:val="0"/>
      <w:marRight w:val="0"/>
      <w:marTop w:val="0"/>
      <w:marBottom w:val="0"/>
      <w:divBdr>
        <w:top w:val="none" w:sz="0" w:space="0" w:color="auto"/>
        <w:left w:val="none" w:sz="0" w:space="0" w:color="auto"/>
        <w:bottom w:val="none" w:sz="0" w:space="0" w:color="auto"/>
        <w:right w:val="none" w:sz="0" w:space="0" w:color="auto"/>
      </w:divBdr>
      <w:divsChild>
        <w:div w:id="1216621293">
          <w:marLeft w:val="446"/>
          <w:marRight w:val="0"/>
          <w:marTop w:val="0"/>
          <w:marBottom w:val="0"/>
          <w:divBdr>
            <w:top w:val="none" w:sz="0" w:space="0" w:color="auto"/>
            <w:left w:val="none" w:sz="0" w:space="0" w:color="auto"/>
            <w:bottom w:val="none" w:sz="0" w:space="0" w:color="auto"/>
            <w:right w:val="none" w:sz="0" w:space="0" w:color="auto"/>
          </w:divBdr>
        </w:div>
      </w:divsChild>
    </w:div>
    <w:div w:id="1682275662">
      <w:bodyDiv w:val="1"/>
      <w:marLeft w:val="0"/>
      <w:marRight w:val="0"/>
      <w:marTop w:val="0"/>
      <w:marBottom w:val="0"/>
      <w:divBdr>
        <w:top w:val="none" w:sz="0" w:space="0" w:color="auto"/>
        <w:left w:val="none" w:sz="0" w:space="0" w:color="auto"/>
        <w:bottom w:val="none" w:sz="0" w:space="0" w:color="auto"/>
        <w:right w:val="none" w:sz="0" w:space="0" w:color="auto"/>
      </w:divBdr>
      <w:divsChild>
        <w:div w:id="208036386">
          <w:marLeft w:val="547"/>
          <w:marRight w:val="0"/>
          <w:marTop w:val="0"/>
          <w:marBottom w:val="240"/>
          <w:divBdr>
            <w:top w:val="none" w:sz="0" w:space="0" w:color="auto"/>
            <w:left w:val="none" w:sz="0" w:space="0" w:color="auto"/>
            <w:bottom w:val="none" w:sz="0" w:space="0" w:color="auto"/>
            <w:right w:val="none" w:sz="0" w:space="0" w:color="auto"/>
          </w:divBdr>
        </w:div>
      </w:divsChild>
    </w:div>
    <w:div w:id="1684896788">
      <w:bodyDiv w:val="1"/>
      <w:marLeft w:val="0"/>
      <w:marRight w:val="0"/>
      <w:marTop w:val="0"/>
      <w:marBottom w:val="0"/>
      <w:divBdr>
        <w:top w:val="none" w:sz="0" w:space="0" w:color="auto"/>
        <w:left w:val="none" w:sz="0" w:space="0" w:color="auto"/>
        <w:bottom w:val="none" w:sz="0" w:space="0" w:color="auto"/>
        <w:right w:val="none" w:sz="0" w:space="0" w:color="auto"/>
      </w:divBdr>
    </w:div>
    <w:div w:id="1692953124">
      <w:bodyDiv w:val="1"/>
      <w:marLeft w:val="0"/>
      <w:marRight w:val="0"/>
      <w:marTop w:val="0"/>
      <w:marBottom w:val="0"/>
      <w:divBdr>
        <w:top w:val="none" w:sz="0" w:space="0" w:color="auto"/>
        <w:left w:val="none" w:sz="0" w:space="0" w:color="auto"/>
        <w:bottom w:val="none" w:sz="0" w:space="0" w:color="auto"/>
        <w:right w:val="none" w:sz="0" w:space="0" w:color="auto"/>
      </w:divBdr>
    </w:div>
    <w:div w:id="1693145904">
      <w:bodyDiv w:val="1"/>
      <w:marLeft w:val="0"/>
      <w:marRight w:val="0"/>
      <w:marTop w:val="0"/>
      <w:marBottom w:val="0"/>
      <w:divBdr>
        <w:top w:val="none" w:sz="0" w:space="0" w:color="auto"/>
        <w:left w:val="none" w:sz="0" w:space="0" w:color="auto"/>
        <w:bottom w:val="none" w:sz="0" w:space="0" w:color="auto"/>
        <w:right w:val="none" w:sz="0" w:space="0" w:color="auto"/>
      </w:divBdr>
      <w:divsChild>
        <w:div w:id="561217484">
          <w:marLeft w:val="547"/>
          <w:marRight w:val="0"/>
          <w:marTop w:val="0"/>
          <w:marBottom w:val="240"/>
          <w:divBdr>
            <w:top w:val="none" w:sz="0" w:space="0" w:color="auto"/>
            <w:left w:val="none" w:sz="0" w:space="0" w:color="auto"/>
            <w:bottom w:val="none" w:sz="0" w:space="0" w:color="auto"/>
            <w:right w:val="none" w:sz="0" w:space="0" w:color="auto"/>
          </w:divBdr>
        </w:div>
      </w:divsChild>
    </w:div>
    <w:div w:id="1703750634">
      <w:bodyDiv w:val="1"/>
      <w:marLeft w:val="0"/>
      <w:marRight w:val="0"/>
      <w:marTop w:val="0"/>
      <w:marBottom w:val="0"/>
      <w:divBdr>
        <w:top w:val="none" w:sz="0" w:space="0" w:color="auto"/>
        <w:left w:val="none" w:sz="0" w:space="0" w:color="auto"/>
        <w:bottom w:val="none" w:sz="0" w:space="0" w:color="auto"/>
        <w:right w:val="none" w:sz="0" w:space="0" w:color="auto"/>
      </w:divBdr>
    </w:div>
    <w:div w:id="1707172693">
      <w:bodyDiv w:val="1"/>
      <w:marLeft w:val="0"/>
      <w:marRight w:val="0"/>
      <w:marTop w:val="0"/>
      <w:marBottom w:val="0"/>
      <w:divBdr>
        <w:top w:val="none" w:sz="0" w:space="0" w:color="auto"/>
        <w:left w:val="none" w:sz="0" w:space="0" w:color="auto"/>
        <w:bottom w:val="none" w:sz="0" w:space="0" w:color="auto"/>
        <w:right w:val="none" w:sz="0" w:space="0" w:color="auto"/>
      </w:divBdr>
    </w:div>
    <w:div w:id="1714309658">
      <w:bodyDiv w:val="1"/>
      <w:marLeft w:val="0"/>
      <w:marRight w:val="0"/>
      <w:marTop w:val="0"/>
      <w:marBottom w:val="0"/>
      <w:divBdr>
        <w:top w:val="none" w:sz="0" w:space="0" w:color="auto"/>
        <w:left w:val="none" w:sz="0" w:space="0" w:color="auto"/>
        <w:bottom w:val="none" w:sz="0" w:space="0" w:color="auto"/>
        <w:right w:val="none" w:sz="0" w:space="0" w:color="auto"/>
      </w:divBdr>
    </w:div>
    <w:div w:id="1752317153">
      <w:bodyDiv w:val="1"/>
      <w:marLeft w:val="0"/>
      <w:marRight w:val="0"/>
      <w:marTop w:val="0"/>
      <w:marBottom w:val="0"/>
      <w:divBdr>
        <w:top w:val="none" w:sz="0" w:space="0" w:color="auto"/>
        <w:left w:val="none" w:sz="0" w:space="0" w:color="auto"/>
        <w:bottom w:val="none" w:sz="0" w:space="0" w:color="auto"/>
        <w:right w:val="none" w:sz="0" w:space="0" w:color="auto"/>
      </w:divBdr>
    </w:div>
    <w:div w:id="1780562427">
      <w:bodyDiv w:val="1"/>
      <w:marLeft w:val="0"/>
      <w:marRight w:val="0"/>
      <w:marTop w:val="0"/>
      <w:marBottom w:val="0"/>
      <w:divBdr>
        <w:top w:val="none" w:sz="0" w:space="0" w:color="auto"/>
        <w:left w:val="none" w:sz="0" w:space="0" w:color="auto"/>
        <w:bottom w:val="none" w:sz="0" w:space="0" w:color="auto"/>
        <w:right w:val="none" w:sz="0" w:space="0" w:color="auto"/>
      </w:divBdr>
    </w:div>
    <w:div w:id="1785348875">
      <w:bodyDiv w:val="1"/>
      <w:marLeft w:val="0"/>
      <w:marRight w:val="0"/>
      <w:marTop w:val="0"/>
      <w:marBottom w:val="0"/>
      <w:divBdr>
        <w:top w:val="none" w:sz="0" w:space="0" w:color="auto"/>
        <w:left w:val="none" w:sz="0" w:space="0" w:color="auto"/>
        <w:bottom w:val="none" w:sz="0" w:space="0" w:color="auto"/>
        <w:right w:val="none" w:sz="0" w:space="0" w:color="auto"/>
      </w:divBdr>
      <w:divsChild>
        <w:div w:id="2006280445">
          <w:marLeft w:val="374"/>
          <w:marRight w:val="0"/>
          <w:marTop w:val="0"/>
          <w:marBottom w:val="120"/>
          <w:divBdr>
            <w:top w:val="none" w:sz="0" w:space="0" w:color="auto"/>
            <w:left w:val="none" w:sz="0" w:space="0" w:color="auto"/>
            <w:bottom w:val="none" w:sz="0" w:space="0" w:color="auto"/>
            <w:right w:val="none" w:sz="0" w:space="0" w:color="auto"/>
          </w:divBdr>
        </w:div>
      </w:divsChild>
    </w:div>
    <w:div w:id="1788818999">
      <w:bodyDiv w:val="1"/>
      <w:marLeft w:val="0"/>
      <w:marRight w:val="0"/>
      <w:marTop w:val="0"/>
      <w:marBottom w:val="0"/>
      <w:divBdr>
        <w:top w:val="none" w:sz="0" w:space="0" w:color="auto"/>
        <w:left w:val="none" w:sz="0" w:space="0" w:color="auto"/>
        <w:bottom w:val="none" w:sz="0" w:space="0" w:color="auto"/>
        <w:right w:val="none" w:sz="0" w:space="0" w:color="auto"/>
      </w:divBdr>
    </w:div>
    <w:div w:id="1793591247">
      <w:bodyDiv w:val="1"/>
      <w:marLeft w:val="0"/>
      <w:marRight w:val="0"/>
      <w:marTop w:val="0"/>
      <w:marBottom w:val="0"/>
      <w:divBdr>
        <w:top w:val="none" w:sz="0" w:space="0" w:color="auto"/>
        <w:left w:val="none" w:sz="0" w:space="0" w:color="auto"/>
        <w:bottom w:val="none" w:sz="0" w:space="0" w:color="auto"/>
        <w:right w:val="none" w:sz="0" w:space="0" w:color="auto"/>
      </w:divBdr>
    </w:div>
    <w:div w:id="1800764772">
      <w:bodyDiv w:val="1"/>
      <w:marLeft w:val="0"/>
      <w:marRight w:val="0"/>
      <w:marTop w:val="0"/>
      <w:marBottom w:val="0"/>
      <w:divBdr>
        <w:top w:val="none" w:sz="0" w:space="0" w:color="auto"/>
        <w:left w:val="none" w:sz="0" w:space="0" w:color="auto"/>
        <w:bottom w:val="none" w:sz="0" w:space="0" w:color="auto"/>
        <w:right w:val="none" w:sz="0" w:space="0" w:color="auto"/>
      </w:divBdr>
    </w:div>
    <w:div w:id="1816797748">
      <w:bodyDiv w:val="1"/>
      <w:marLeft w:val="0"/>
      <w:marRight w:val="0"/>
      <w:marTop w:val="0"/>
      <w:marBottom w:val="0"/>
      <w:divBdr>
        <w:top w:val="none" w:sz="0" w:space="0" w:color="auto"/>
        <w:left w:val="none" w:sz="0" w:space="0" w:color="auto"/>
        <w:bottom w:val="none" w:sz="0" w:space="0" w:color="auto"/>
        <w:right w:val="none" w:sz="0" w:space="0" w:color="auto"/>
      </w:divBdr>
    </w:div>
    <w:div w:id="1840660369">
      <w:bodyDiv w:val="1"/>
      <w:marLeft w:val="0"/>
      <w:marRight w:val="0"/>
      <w:marTop w:val="0"/>
      <w:marBottom w:val="0"/>
      <w:divBdr>
        <w:top w:val="none" w:sz="0" w:space="0" w:color="auto"/>
        <w:left w:val="none" w:sz="0" w:space="0" w:color="auto"/>
        <w:bottom w:val="none" w:sz="0" w:space="0" w:color="auto"/>
        <w:right w:val="none" w:sz="0" w:space="0" w:color="auto"/>
      </w:divBdr>
    </w:div>
    <w:div w:id="1879468098">
      <w:bodyDiv w:val="1"/>
      <w:marLeft w:val="0"/>
      <w:marRight w:val="0"/>
      <w:marTop w:val="0"/>
      <w:marBottom w:val="0"/>
      <w:divBdr>
        <w:top w:val="none" w:sz="0" w:space="0" w:color="auto"/>
        <w:left w:val="none" w:sz="0" w:space="0" w:color="auto"/>
        <w:bottom w:val="none" w:sz="0" w:space="0" w:color="auto"/>
        <w:right w:val="none" w:sz="0" w:space="0" w:color="auto"/>
      </w:divBdr>
      <w:divsChild>
        <w:div w:id="344476204">
          <w:marLeft w:val="1267"/>
          <w:marRight w:val="0"/>
          <w:marTop w:val="163"/>
          <w:marBottom w:val="360"/>
          <w:divBdr>
            <w:top w:val="none" w:sz="0" w:space="0" w:color="auto"/>
            <w:left w:val="none" w:sz="0" w:space="0" w:color="auto"/>
            <w:bottom w:val="none" w:sz="0" w:space="0" w:color="auto"/>
            <w:right w:val="none" w:sz="0" w:space="0" w:color="auto"/>
          </w:divBdr>
        </w:div>
        <w:div w:id="1267157223">
          <w:marLeft w:val="1267"/>
          <w:marRight w:val="0"/>
          <w:marTop w:val="163"/>
          <w:marBottom w:val="360"/>
          <w:divBdr>
            <w:top w:val="none" w:sz="0" w:space="0" w:color="auto"/>
            <w:left w:val="none" w:sz="0" w:space="0" w:color="auto"/>
            <w:bottom w:val="none" w:sz="0" w:space="0" w:color="auto"/>
            <w:right w:val="none" w:sz="0" w:space="0" w:color="auto"/>
          </w:divBdr>
        </w:div>
      </w:divsChild>
    </w:div>
    <w:div w:id="1881093221">
      <w:bodyDiv w:val="1"/>
      <w:marLeft w:val="0"/>
      <w:marRight w:val="0"/>
      <w:marTop w:val="0"/>
      <w:marBottom w:val="0"/>
      <w:divBdr>
        <w:top w:val="none" w:sz="0" w:space="0" w:color="auto"/>
        <w:left w:val="none" w:sz="0" w:space="0" w:color="auto"/>
        <w:bottom w:val="none" w:sz="0" w:space="0" w:color="auto"/>
        <w:right w:val="none" w:sz="0" w:space="0" w:color="auto"/>
      </w:divBdr>
      <w:divsChild>
        <w:div w:id="405765268">
          <w:marLeft w:val="480"/>
          <w:marRight w:val="0"/>
          <w:marTop w:val="0"/>
          <w:marBottom w:val="0"/>
          <w:divBdr>
            <w:top w:val="none" w:sz="0" w:space="0" w:color="auto"/>
            <w:left w:val="none" w:sz="0" w:space="0" w:color="auto"/>
            <w:bottom w:val="none" w:sz="0" w:space="0" w:color="auto"/>
            <w:right w:val="none" w:sz="0" w:space="0" w:color="auto"/>
          </w:divBdr>
          <w:divsChild>
            <w:div w:id="128072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6740">
      <w:bodyDiv w:val="1"/>
      <w:marLeft w:val="0"/>
      <w:marRight w:val="0"/>
      <w:marTop w:val="0"/>
      <w:marBottom w:val="0"/>
      <w:divBdr>
        <w:top w:val="none" w:sz="0" w:space="0" w:color="auto"/>
        <w:left w:val="none" w:sz="0" w:space="0" w:color="auto"/>
        <w:bottom w:val="none" w:sz="0" w:space="0" w:color="auto"/>
        <w:right w:val="none" w:sz="0" w:space="0" w:color="auto"/>
      </w:divBdr>
    </w:div>
    <w:div w:id="1902251040">
      <w:bodyDiv w:val="1"/>
      <w:marLeft w:val="0"/>
      <w:marRight w:val="0"/>
      <w:marTop w:val="0"/>
      <w:marBottom w:val="0"/>
      <w:divBdr>
        <w:top w:val="none" w:sz="0" w:space="0" w:color="auto"/>
        <w:left w:val="none" w:sz="0" w:space="0" w:color="auto"/>
        <w:bottom w:val="none" w:sz="0" w:space="0" w:color="auto"/>
        <w:right w:val="none" w:sz="0" w:space="0" w:color="auto"/>
      </w:divBdr>
    </w:div>
    <w:div w:id="1923023937">
      <w:bodyDiv w:val="1"/>
      <w:marLeft w:val="0"/>
      <w:marRight w:val="0"/>
      <w:marTop w:val="0"/>
      <w:marBottom w:val="0"/>
      <w:divBdr>
        <w:top w:val="none" w:sz="0" w:space="0" w:color="auto"/>
        <w:left w:val="none" w:sz="0" w:space="0" w:color="auto"/>
        <w:bottom w:val="none" w:sz="0" w:space="0" w:color="auto"/>
        <w:right w:val="none" w:sz="0" w:space="0" w:color="auto"/>
      </w:divBdr>
      <w:divsChild>
        <w:div w:id="443383776">
          <w:marLeft w:val="547"/>
          <w:marRight w:val="0"/>
          <w:marTop w:val="0"/>
          <w:marBottom w:val="120"/>
          <w:divBdr>
            <w:top w:val="none" w:sz="0" w:space="0" w:color="auto"/>
            <w:left w:val="none" w:sz="0" w:space="0" w:color="auto"/>
            <w:bottom w:val="none" w:sz="0" w:space="0" w:color="auto"/>
            <w:right w:val="none" w:sz="0" w:space="0" w:color="auto"/>
          </w:divBdr>
        </w:div>
      </w:divsChild>
    </w:div>
    <w:div w:id="2012371888">
      <w:bodyDiv w:val="1"/>
      <w:marLeft w:val="0"/>
      <w:marRight w:val="0"/>
      <w:marTop w:val="0"/>
      <w:marBottom w:val="0"/>
      <w:divBdr>
        <w:top w:val="none" w:sz="0" w:space="0" w:color="auto"/>
        <w:left w:val="none" w:sz="0" w:space="0" w:color="auto"/>
        <w:bottom w:val="none" w:sz="0" w:space="0" w:color="auto"/>
        <w:right w:val="none" w:sz="0" w:space="0" w:color="auto"/>
      </w:divBdr>
    </w:div>
    <w:div w:id="2019427300">
      <w:bodyDiv w:val="1"/>
      <w:marLeft w:val="0"/>
      <w:marRight w:val="0"/>
      <w:marTop w:val="0"/>
      <w:marBottom w:val="0"/>
      <w:divBdr>
        <w:top w:val="none" w:sz="0" w:space="0" w:color="auto"/>
        <w:left w:val="none" w:sz="0" w:space="0" w:color="auto"/>
        <w:bottom w:val="none" w:sz="0" w:space="0" w:color="auto"/>
        <w:right w:val="none" w:sz="0" w:space="0" w:color="auto"/>
      </w:divBdr>
    </w:div>
    <w:div w:id="2035380827">
      <w:bodyDiv w:val="1"/>
      <w:marLeft w:val="0"/>
      <w:marRight w:val="0"/>
      <w:marTop w:val="0"/>
      <w:marBottom w:val="0"/>
      <w:divBdr>
        <w:top w:val="none" w:sz="0" w:space="0" w:color="auto"/>
        <w:left w:val="none" w:sz="0" w:space="0" w:color="auto"/>
        <w:bottom w:val="none" w:sz="0" w:space="0" w:color="auto"/>
        <w:right w:val="none" w:sz="0" w:space="0" w:color="auto"/>
      </w:divBdr>
    </w:div>
    <w:div w:id="2036616712">
      <w:bodyDiv w:val="1"/>
      <w:marLeft w:val="0"/>
      <w:marRight w:val="0"/>
      <w:marTop w:val="0"/>
      <w:marBottom w:val="0"/>
      <w:divBdr>
        <w:top w:val="none" w:sz="0" w:space="0" w:color="auto"/>
        <w:left w:val="none" w:sz="0" w:space="0" w:color="auto"/>
        <w:bottom w:val="none" w:sz="0" w:space="0" w:color="auto"/>
        <w:right w:val="none" w:sz="0" w:space="0" w:color="auto"/>
      </w:divBdr>
    </w:div>
    <w:div w:id="2045595349">
      <w:bodyDiv w:val="1"/>
      <w:marLeft w:val="0"/>
      <w:marRight w:val="0"/>
      <w:marTop w:val="0"/>
      <w:marBottom w:val="0"/>
      <w:divBdr>
        <w:top w:val="none" w:sz="0" w:space="0" w:color="auto"/>
        <w:left w:val="none" w:sz="0" w:space="0" w:color="auto"/>
        <w:bottom w:val="none" w:sz="0" w:space="0" w:color="auto"/>
        <w:right w:val="none" w:sz="0" w:space="0" w:color="auto"/>
      </w:divBdr>
      <w:divsChild>
        <w:div w:id="237716040">
          <w:marLeft w:val="374"/>
          <w:marRight w:val="0"/>
          <w:marTop w:val="0"/>
          <w:marBottom w:val="120"/>
          <w:divBdr>
            <w:top w:val="none" w:sz="0" w:space="0" w:color="auto"/>
            <w:left w:val="none" w:sz="0" w:space="0" w:color="auto"/>
            <w:bottom w:val="none" w:sz="0" w:space="0" w:color="auto"/>
            <w:right w:val="none" w:sz="0" w:space="0" w:color="auto"/>
          </w:divBdr>
        </w:div>
        <w:div w:id="1569152313">
          <w:marLeft w:val="374"/>
          <w:marRight w:val="0"/>
          <w:marTop w:val="0"/>
          <w:marBottom w:val="120"/>
          <w:divBdr>
            <w:top w:val="none" w:sz="0" w:space="0" w:color="auto"/>
            <w:left w:val="none" w:sz="0" w:space="0" w:color="auto"/>
            <w:bottom w:val="none" w:sz="0" w:space="0" w:color="auto"/>
            <w:right w:val="none" w:sz="0" w:space="0" w:color="auto"/>
          </w:divBdr>
        </w:div>
        <w:div w:id="1808622641">
          <w:marLeft w:val="374"/>
          <w:marRight w:val="0"/>
          <w:marTop w:val="0"/>
          <w:marBottom w:val="120"/>
          <w:divBdr>
            <w:top w:val="none" w:sz="0" w:space="0" w:color="auto"/>
            <w:left w:val="none" w:sz="0" w:space="0" w:color="auto"/>
            <w:bottom w:val="none" w:sz="0" w:space="0" w:color="auto"/>
            <w:right w:val="none" w:sz="0" w:space="0" w:color="auto"/>
          </w:divBdr>
        </w:div>
      </w:divsChild>
    </w:div>
    <w:div w:id="2075539908">
      <w:bodyDiv w:val="1"/>
      <w:marLeft w:val="0"/>
      <w:marRight w:val="0"/>
      <w:marTop w:val="0"/>
      <w:marBottom w:val="0"/>
      <w:divBdr>
        <w:top w:val="none" w:sz="0" w:space="0" w:color="auto"/>
        <w:left w:val="none" w:sz="0" w:space="0" w:color="auto"/>
        <w:bottom w:val="none" w:sz="0" w:space="0" w:color="auto"/>
        <w:right w:val="none" w:sz="0" w:space="0" w:color="auto"/>
      </w:divBdr>
    </w:div>
    <w:div w:id="2082867204">
      <w:bodyDiv w:val="1"/>
      <w:marLeft w:val="0"/>
      <w:marRight w:val="0"/>
      <w:marTop w:val="0"/>
      <w:marBottom w:val="0"/>
      <w:divBdr>
        <w:top w:val="none" w:sz="0" w:space="0" w:color="auto"/>
        <w:left w:val="none" w:sz="0" w:space="0" w:color="auto"/>
        <w:bottom w:val="none" w:sz="0" w:space="0" w:color="auto"/>
        <w:right w:val="none" w:sz="0" w:space="0" w:color="auto"/>
      </w:divBdr>
    </w:div>
    <w:div w:id="2090424407">
      <w:bodyDiv w:val="1"/>
      <w:marLeft w:val="0"/>
      <w:marRight w:val="0"/>
      <w:marTop w:val="0"/>
      <w:marBottom w:val="0"/>
      <w:divBdr>
        <w:top w:val="none" w:sz="0" w:space="0" w:color="auto"/>
        <w:left w:val="none" w:sz="0" w:space="0" w:color="auto"/>
        <w:bottom w:val="none" w:sz="0" w:space="0" w:color="auto"/>
        <w:right w:val="none" w:sz="0" w:space="0" w:color="auto"/>
      </w:divBdr>
    </w:div>
    <w:div w:id="2091657650">
      <w:bodyDiv w:val="1"/>
      <w:marLeft w:val="0"/>
      <w:marRight w:val="0"/>
      <w:marTop w:val="0"/>
      <w:marBottom w:val="0"/>
      <w:divBdr>
        <w:top w:val="none" w:sz="0" w:space="0" w:color="auto"/>
        <w:left w:val="none" w:sz="0" w:space="0" w:color="auto"/>
        <w:bottom w:val="none" w:sz="0" w:space="0" w:color="auto"/>
        <w:right w:val="none" w:sz="0" w:space="0" w:color="auto"/>
      </w:divBdr>
    </w:div>
    <w:div w:id="2135057719">
      <w:bodyDiv w:val="1"/>
      <w:marLeft w:val="0"/>
      <w:marRight w:val="0"/>
      <w:marTop w:val="0"/>
      <w:marBottom w:val="0"/>
      <w:divBdr>
        <w:top w:val="none" w:sz="0" w:space="0" w:color="auto"/>
        <w:left w:val="none" w:sz="0" w:space="0" w:color="auto"/>
        <w:bottom w:val="none" w:sz="0" w:space="0" w:color="auto"/>
        <w:right w:val="none" w:sz="0" w:space="0" w:color="auto"/>
      </w:divBdr>
    </w:div>
    <w:div w:id="2136408087">
      <w:bodyDiv w:val="1"/>
      <w:marLeft w:val="0"/>
      <w:marRight w:val="0"/>
      <w:marTop w:val="0"/>
      <w:marBottom w:val="0"/>
      <w:divBdr>
        <w:top w:val="none" w:sz="0" w:space="0" w:color="auto"/>
        <w:left w:val="none" w:sz="0" w:space="0" w:color="auto"/>
        <w:bottom w:val="none" w:sz="0" w:space="0" w:color="auto"/>
        <w:right w:val="none" w:sz="0" w:space="0" w:color="auto"/>
      </w:divBdr>
    </w:div>
    <w:div w:id="2138991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ema.europa.eu/en/ich-m3-r2-non-clinical-safety-studies-conduct-human-clinical-trials-pharmaceuticals" TargetMode="External"/><Relationship Id="rId2" Type="http://schemas.openxmlformats.org/officeDocument/2006/relationships/hyperlink" Target="https://www.sciencedirect.com/science/article/pii/S027323001930306X" TargetMode="External"/><Relationship Id="rId1" Type="http://schemas.openxmlformats.org/officeDocument/2006/relationships/hyperlink" Target="https://journals.sagepub.com/doi/10.1177/0192623318805743"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11/relationships/people" Target="people.xml"/><Relationship Id="rId5" Type="http://schemas.openxmlformats.org/officeDocument/2006/relationships/customXml" Target="../customXml/item5.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BMS\CoreTempl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cument" ma:contentTypeID="0x010100273DCCD38DD99740BF065210E60892CB" ma:contentTypeVersion="0" ma:contentTypeDescription="Create a new document." ma:contentTypeScope="" ma:versionID="1ee8d61946eb3231f16ff7c6b47a075a">
  <xsd:schema xmlns:xsd="http://www.w3.org/2001/XMLSchema" xmlns:xs="http://www.w3.org/2001/XMLSchema" xmlns:p="http://schemas.microsoft.com/office/2006/metadata/properties" xmlns:ns2="c593544c-8bc9-488a-9957-4d59a7b3d015" targetNamespace="http://schemas.microsoft.com/office/2006/metadata/properties" ma:root="true" ma:fieldsID="a56315e5ca4ff26a8652a614d3572e81" ns2:_="">
    <xsd:import namespace="c593544c-8bc9-488a-9957-4d59a7b3d015"/>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93544c-8bc9-488a-9957-4d59a7b3d01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dlc_DocId xmlns="c593544c-8bc9-488a-9957-4d59a7b3d015">NRCCM5HACAVV-1142104027-359</_dlc_DocId>
    <_dlc_DocIdUrl xmlns="c593544c-8bc9-488a-9957-4d59a7b3d015">
      <Url>http://my.fda.gov/personal/daniel_russo/_layouts/DocIdRedir.aspx?ID=NRCCM5HACAVV-1142104027-359</Url>
      <Description>NRCCM5HACAVV-1142104027-359</Description>
    </_dlc_DocIdUrl>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3B505-82D7-4CEF-95F2-66F776712C59}">
  <ds:schemaRefs>
    <ds:schemaRef ds:uri="http://schemas.microsoft.com/sharepoint/v3/contenttype/forms"/>
  </ds:schemaRefs>
</ds:datastoreItem>
</file>

<file path=customXml/itemProps2.xml><?xml version="1.0" encoding="utf-8"?>
<ds:datastoreItem xmlns:ds="http://schemas.openxmlformats.org/officeDocument/2006/customXml" ds:itemID="{0B4CA13A-EC52-42FA-8A24-4F678A9D2651}">
  <ds:schemaRefs>
    <ds:schemaRef ds:uri="http://schemas.microsoft.com/sharepoint/events"/>
  </ds:schemaRefs>
</ds:datastoreItem>
</file>

<file path=customXml/itemProps3.xml><?xml version="1.0" encoding="utf-8"?>
<ds:datastoreItem xmlns:ds="http://schemas.openxmlformats.org/officeDocument/2006/customXml" ds:itemID="{36D54E4D-B049-48F9-8DBC-D1D625169F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93544c-8bc9-488a-9957-4d59a7b3d0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DC41754-7104-4D64-BDCC-3FA89162AA58}">
  <ds:schemaRefs>
    <ds:schemaRef ds:uri="http://schemas.microsoft.com/office/2006/metadata/properties"/>
    <ds:schemaRef ds:uri="http://schemas.microsoft.com/office/infopath/2007/PartnerControls"/>
    <ds:schemaRef ds:uri="c593544c-8bc9-488a-9957-4d59a7b3d015"/>
  </ds:schemaRefs>
</ds:datastoreItem>
</file>

<file path=customXml/itemProps5.xml><?xml version="1.0" encoding="utf-8"?>
<ds:datastoreItem xmlns:ds="http://schemas.openxmlformats.org/officeDocument/2006/customXml" ds:itemID="{B93D43DC-8CCB-46F6-9429-385BF0134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CoreTemplate.dotm</Template>
  <TotalTime>31210</TotalTime>
  <Pages>26</Pages>
  <Words>13287</Words>
  <Characters>75740</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Eli Lilly and Company</Company>
  <LinksUpToDate>false</LinksUpToDate>
  <CharactersWithSpaces>88850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C M Sabbir *</dc:creator>
  <cp:keywords/>
  <dc:description/>
  <cp:lastModifiedBy>Snyder, Kevin</cp:lastModifiedBy>
  <cp:revision>1</cp:revision>
  <cp:lastPrinted>2020-06-16T21:01:00Z</cp:lastPrinted>
  <dcterms:created xsi:type="dcterms:W3CDTF">2022-04-27T18:04:00Z</dcterms:created>
  <dcterms:modified xsi:type="dcterms:W3CDTF">2022-05-25T14:47:00Z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ds_UIVersion_25088">
    <vt:lpwstr>467</vt:lpwstr>
  </property>
  <property fmtid="{D5CDD505-2E9C-101B-9397-08002B2CF9AE}" pid="3" name="_dlc_DocIdItemGuid">
    <vt:lpwstr>1e222751-344c-4ff7-8581-a2e407463aba</vt:lpwstr>
  </property>
  <property fmtid="{D5CDD505-2E9C-101B-9397-08002B2CF9AE}" pid="4" name="ContentTypeId">
    <vt:lpwstr>0x010100273DCCD38DD99740BF065210E60892CB</vt:lpwstr>
  </property>
  <property fmtid="{D5CDD505-2E9C-101B-9397-08002B2CF9AE}" pid="5" name="ZOTERO_PREF_1">
    <vt:lpwstr>&lt;data data-version="3" zotero-version="5.0.96.3"&gt;&lt;session id="tLHp7gUy"/&gt;&lt;style id="http://www.zotero.org/styles/american-chemical-society" hasBibliography="1" bibliographyStyleHasBeenSet="1"/&gt;&lt;prefs&gt;&lt;pref name="fieldType" value="Field"/&gt;&lt;pref name="autom</vt:lpwstr>
  </property>
  <property fmtid="{D5CDD505-2E9C-101B-9397-08002B2CF9AE}" pid="6" name="ZOTERO_PREF_2">
    <vt:lpwstr>aticJournalAbbreviations" value="true"/&gt;&lt;/prefs&gt;&lt;/data&gt;</vt:lpwstr>
  </property>
</Properties>
</file>